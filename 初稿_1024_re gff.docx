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174317025"/>
    <w:bookmarkEnd w:id="0"/>
    <w:p w14:paraId="209DFF96" w14:textId="11CC4B3A" w:rsidR="00F47DEE" w:rsidRDefault="007A192A" w:rsidP="00F47DEE">
      <w:pPr>
        <w:pStyle w:val="a3"/>
        <w:rPr>
          <w:rFonts w:hint="eastAsia"/>
        </w:rPr>
      </w:pPr>
      <w:r>
        <w:fldChar w:fldCharType="begin"/>
      </w:r>
      <w:r>
        <w:instrText xml:space="preserve"> MACROBUTTON MTEditEquationSection2 </w:instrText>
      </w:r>
      <w:r w:rsidRPr="007A192A">
        <w:rPr>
          <w:rStyle w:val="MTEquationSection"/>
          <w:rFonts w:hint="eastAsia"/>
        </w:rPr>
        <w:instrText>公式章</w:instrText>
      </w:r>
      <w:r w:rsidRPr="007A192A">
        <w:rPr>
          <w:rStyle w:val="MTEquationSection"/>
        </w:rPr>
        <w:instrText xml:space="preserve"> 1 节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fldChar w:fldCharType="end"/>
      </w:r>
      <w:r w:rsidR="00C65D52" w:rsidRPr="00C65D52">
        <w:rPr>
          <w:rFonts w:hint="eastAsia"/>
          <w:sz w:val="52"/>
          <w:szCs w:val="52"/>
        </w:rPr>
        <w:t>基于状态空间模型和注意力机制的脑胶质瘤医学</w:t>
      </w:r>
      <w:r w:rsidR="00C65D52" w:rsidRPr="00301CE3">
        <w:rPr>
          <w:rFonts w:hint="eastAsia"/>
          <w:sz w:val="52"/>
          <w:szCs w:val="52"/>
        </w:rPr>
        <w:t>辅助</w:t>
      </w:r>
      <w:r w:rsidR="001D15DA" w:rsidRPr="00301CE3">
        <w:rPr>
          <w:rFonts w:hint="eastAsia"/>
          <w:sz w:val="52"/>
          <w:szCs w:val="52"/>
        </w:rPr>
        <w:t>决策</w:t>
      </w:r>
      <w:commentRangeStart w:id="1"/>
      <w:r w:rsidR="001D15DA" w:rsidRPr="00301CE3">
        <w:rPr>
          <w:rFonts w:hint="eastAsia"/>
          <w:sz w:val="52"/>
          <w:szCs w:val="52"/>
        </w:rPr>
        <w:t>系统</w:t>
      </w:r>
      <w:commentRangeEnd w:id="1"/>
      <w:r w:rsidR="00AB022C">
        <w:rPr>
          <w:rStyle w:val="af3"/>
          <w:rFonts w:asciiTheme="minorHAnsi" w:eastAsiaTheme="minorEastAsia" w:hAnsiTheme="minorHAnsi" w:cstheme="minorBidi"/>
          <w:spacing w:val="0"/>
          <w:kern w:val="2"/>
        </w:rPr>
        <w:commentReference w:id="1"/>
      </w:r>
    </w:p>
    <w:p w14:paraId="5E4EE5E1" w14:textId="79E71978" w:rsidR="00C65D52" w:rsidRPr="00AA6A21" w:rsidRDefault="00C65D52" w:rsidP="00C65D52">
      <w:pPr>
        <w:jc w:val="center"/>
        <w:rPr>
          <w:rFonts w:ascii="Times New Roman" w:eastAsia="宋体" w:hAnsi="Times New Roman"/>
          <w:sz w:val="24"/>
        </w:rPr>
      </w:pPr>
      <w:r w:rsidRPr="00AA6A21">
        <w:rPr>
          <w:rFonts w:ascii="Times New Roman" w:eastAsia="宋体" w:hAnsi="Times New Roman" w:hint="eastAsia"/>
          <w:sz w:val="24"/>
        </w:rPr>
        <w:t>陈卓</w:t>
      </w:r>
    </w:p>
    <w:p w14:paraId="4E00601B" w14:textId="2DD8F6B5" w:rsidR="00C65D52" w:rsidRDefault="00C65D52" w:rsidP="00C65D52">
      <w:pPr>
        <w:jc w:val="center"/>
        <w:rPr>
          <w:rFonts w:ascii="Times New Roman" w:eastAsia="宋体" w:hAnsi="Times New Roman"/>
          <w:sz w:val="24"/>
        </w:rPr>
      </w:pPr>
      <w:r w:rsidRPr="00AA6A21">
        <w:rPr>
          <w:rFonts w:ascii="Times New Roman" w:eastAsia="宋体" w:hAnsi="Times New Roman" w:hint="eastAsia"/>
          <w:sz w:val="24"/>
        </w:rPr>
        <w:t>贵州大学</w:t>
      </w:r>
      <w:r w:rsidR="00AA6A21" w:rsidRPr="00AA6A21">
        <w:rPr>
          <w:rFonts w:ascii="Times New Roman" w:eastAsia="宋体" w:hAnsi="Times New Roman" w:hint="eastAsia"/>
          <w:sz w:val="24"/>
        </w:rPr>
        <w:t>计算机科学与技术学院</w:t>
      </w:r>
    </w:p>
    <w:p w14:paraId="3CDF983C" w14:textId="2D720D01" w:rsidR="001B585D" w:rsidRPr="001B585D" w:rsidDel="001B585D" w:rsidRDefault="00924999" w:rsidP="001B585D">
      <w:pPr>
        <w:pStyle w:val="1"/>
        <w:jc w:val="center"/>
        <w:rPr>
          <w:del w:id="2" w:author="II Carie" w:date="2024-11-04T15:40:00Z" w16du:dateUtc="2024-11-04T07:40:00Z"/>
          <w:rFonts w:ascii="黑体" w:eastAsia="黑体" w:hAnsi="黑体" w:hint="eastAsia"/>
          <w:color w:val="auto"/>
          <w:sz w:val="30"/>
          <w:szCs w:val="30"/>
        </w:rPr>
      </w:pPr>
      <w:r w:rsidRPr="00924999">
        <w:rPr>
          <w:rFonts w:ascii="黑体" w:eastAsia="黑体" w:hAnsi="黑体" w:hint="eastAsia"/>
          <w:color w:val="auto"/>
          <w:sz w:val="30"/>
          <w:szCs w:val="30"/>
        </w:rPr>
        <w:t>摘要</w:t>
      </w:r>
    </w:p>
    <w:p w14:paraId="0CB91877" w14:textId="3DB2DB54" w:rsidR="00924999" w:rsidRPr="00924999" w:rsidRDefault="00945E96" w:rsidP="00924999">
      <w:pPr>
        <w:spacing w:line="360" w:lineRule="auto"/>
        <w:ind w:firstLineChars="200" w:firstLine="480"/>
        <w:rPr>
          <w:rFonts w:ascii="Times New Roman" w:eastAsia="宋体" w:hAnsi="Times New Roman"/>
          <w:sz w:val="24"/>
        </w:rPr>
      </w:pPr>
      <w:r w:rsidRPr="00945E96">
        <w:rPr>
          <w:rFonts w:ascii="Times New Roman" w:eastAsia="宋体" w:hAnsi="Times New Roman" w:hint="eastAsia"/>
          <w:sz w:val="24"/>
        </w:rPr>
        <w:t>脑胶质瘤是起源于中枢神经系统的高度侵袭性肿瘤，约占所有颅内肿瘤的</w:t>
      </w:r>
      <w:r w:rsidRPr="00945E96">
        <w:rPr>
          <w:rFonts w:ascii="Times New Roman" w:eastAsia="宋体" w:hAnsi="Times New Roman" w:hint="eastAsia"/>
          <w:sz w:val="24"/>
        </w:rPr>
        <w:t>33%</w:t>
      </w:r>
      <w:r w:rsidRPr="00945E96">
        <w:rPr>
          <w:rFonts w:ascii="Times New Roman" w:eastAsia="宋体" w:hAnsi="Times New Roman" w:hint="eastAsia"/>
          <w:sz w:val="24"/>
        </w:rPr>
        <w:t>，是最常见的原发性脑部恶性肿瘤。</w:t>
      </w:r>
      <w:commentRangeStart w:id="3"/>
      <w:r w:rsidRPr="00945E96">
        <w:rPr>
          <w:rFonts w:ascii="Times New Roman" w:eastAsia="宋体" w:hAnsi="Times New Roman" w:hint="eastAsia"/>
          <w:sz w:val="24"/>
        </w:rPr>
        <w:t>由于其复杂的异质性、生物学特性及浸润性扩散，准确诊断和评估一直是医学界的重大挑战。</w:t>
      </w:r>
      <w:r w:rsidR="001D430B">
        <w:rPr>
          <w:rFonts w:ascii="Times New Roman" w:eastAsia="宋体" w:hAnsi="Times New Roman" w:hint="eastAsia"/>
          <w:sz w:val="24"/>
        </w:rPr>
        <w:t>目前常见的诊断方法是</w:t>
      </w:r>
      <w:r w:rsidRPr="00945E96">
        <w:rPr>
          <w:rFonts w:ascii="Times New Roman" w:eastAsia="宋体" w:hAnsi="Times New Roman" w:hint="eastAsia"/>
          <w:sz w:val="24"/>
        </w:rPr>
        <w:t>医生通过核磁共振成像（</w:t>
      </w:r>
      <w:r w:rsidRPr="00945E96">
        <w:rPr>
          <w:rFonts w:ascii="Times New Roman" w:eastAsia="宋体" w:hAnsi="Times New Roman" w:hint="eastAsia"/>
          <w:sz w:val="24"/>
        </w:rPr>
        <w:t>MRI</w:t>
      </w:r>
      <w:r w:rsidRPr="00945E96">
        <w:rPr>
          <w:rFonts w:ascii="Times New Roman" w:eastAsia="宋体" w:hAnsi="Times New Roman" w:hint="eastAsia"/>
          <w:sz w:val="24"/>
        </w:rPr>
        <w:t>）手动分割和识别肿瘤区域，这一过程不仅耗时费力，还受限于医生的经验和主观判断，可能影响诊断的精准度</w:t>
      </w:r>
      <w:commentRangeStart w:id="4"/>
      <w:r w:rsidRPr="00945E96">
        <w:rPr>
          <w:rFonts w:ascii="Times New Roman" w:eastAsia="宋体" w:hAnsi="Times New Roman" w:hint="eastAsia"/>
          <w:sz w:val="24"/>
        </w:rPr>
        <w:t>。</w:t>
      </w:r>
      <w:commentRangeEnd w:id="3"/>
      <w:r w:rsidR="00AB022C">
        <w:rPr>
          <w:rStyle w:val="af3"/>
        </w:rPr>
        <w:commentReference w:id="3"/>
      </w:r>
      <w:commentRangeStart w:id="5"/>
      <w:r w:rsidRPr="00945E96">
        <w:rPr>
          <w:rFonts w:ascii="Times New Roman" w:eastAsia="宋体" w:hAnsi="Times New Roman" w:hint="eastAsia"/>
          <w:sz w:val="24"/>
        </w:rPr>
        <w:t>针</w:t>
      </w:r>
      <w:commentRangeEnd w:id="4"/>
      <w:r w:rsidR="00AB022C">
        <w:rPr>
          <w:rStyle w:val="af3"/>
        </w:rPr>
        <w:commentReference w:id="4"/>
      </w:r>
      <w:r w:rsidRPr="00945E96">
        <w:rPr>
          <w:rFonts w:ascii="Times New Roman" w:eastAsia="宋体" w:hAnsi="Times New Roman" w:hint="eastAsia"/>
          <w:sz w:val="24"/>
        </w:rPr>
        <w:t>对这些问题，本文提出了一种基于</w:t>
      </w:r>
      <w:r w:rsidRPr="00945E96">
        <w:rPr>
          <w:rFonts w:ascii="Times New Roman" w:eastAsia="宋体" w:hAnsi="Times New Roman" w:hint="eastAsia"/>
          <w:sz w:val="24"/>
        </w:rPr>
        <w:t>VMDUnet</w:t>
      </w:r>
      <w:r w:rsidRPr="00945E96">
        <w:rPr>
          <w:rFonts w:ascii="Times New Roman" w:eastAsia="宋体" w:hAnsi="Times New Roman" w:hint="eastAsia"/>
          <w:sz w:val="24"/>
        </w:rPr>
        <w:t>的脑胶质瘤自动分割方法</w:t>
      </w:r>
      <w:r w:rsidR="00AA5760">
        <w:rPr>
          <w:rFonts w:ascii="Times New Roman" w:eastAsia="宋体" w:hAnsi="Times New Roman" w:hint="eastAsia"/>
          <w:sz w:val="24"/>
        </w:rPr>
        <w:t>IADSG(Intelligent Assistant Diagnosis System for Glioma)</w:t>
      </w:r>
      <w:r w:rsidRPr="00945E96">
        <w:rPr>
          <w:rFonts w:ascii="Times New Roman" w:eastAsia="宋体" w:hAnsi="Times New Roman" w:hint="eastAsia"/>
          <w:sz w:val="24"/>
        </w:rPr>
        <w:t>。</w:t>
      </w:r>
      <w:commentRangeStart w:id="6"/>
      <w:r w:rsidRPr="00945E96">
        <w:rPr>
          <w:rFonts w:ascii="Times New Roman" w:eastAsia="宋体" w:hAnsi="Times New Roman" w:hint="eastAsia"/>
          <w:sz w:val="24"/>
        </w:rPr>
        <w:t>该模型结合了</w:t>
      </w:r>
      <w:r w:rsidR="00D23D5E">
        <w:rPr>
          <w:rFonts w:ascii="Times New Roman" w:eastAsia="宋体" w:hAnsi="Times New Roman" w:hint="eastAsia"/>
          <w:sz w:val="24"/>
        </w:rPr>
        <w:t>M</w:t>
      </w:r>
      <w:r w:rsidRPr="00945E96">
        <w:rPr>
          <w:rFonts w:ascii="Times New Roman" w:eastAsia="宋体" w:hAnsi="Times New Roman" w:hint="eastAsia"/>
          <w:sz w:val="24"/>
        </w:rPr>
        <w:t>amba</w:t>
      </w:r>
      <w:r w:rsidRPr="00945E96">
        <w:rPr>
          <w:rFonts w:ascii="Times New Roman" w:eastAsia="宋体" w:hAnsi="Times New Roman" w:hint="eastAsia"/>
          <w:sz w:val="24"/>
        </w:rPr>
        <w:t>模块与双</w:t>
      </w:r>
      <w:r w:rsidR="00B25861">
        <w:rPr>
          <w:rFonts w:ascii="Times New Roman" w:eastAsia="宋体" w:hAnsi="Times New Roman" w:hint="eastAsia"/>
          <w:sz w:val="24"/>
        </w:rPr>
        <w:t>向</w:t>
      </w:r>
      <w:r w:rsidRPr="00945E96">
        <w:rPr>
          <w:rFonts w:ascii="Times New Roman" w:eastAsia="宋体" w:hAnsi="Times New Roman" w:hint="eastAsia"/>
          <w:sz w:val="24"/>
        </w:rPr>
        <w:t>交叉注意力机制，</w:t>
      </w:r>
      <w:r w:rsidR="00B25861" w:rsidRPr="00945E96">
        <w:rPr>
          <w:rFonts w:ascii="Times New Roman" w:eastAsia="宋体" w:hAnsi="Times New Roman" w:hint="eastAsia"/>
          <w:sz w:val="24"/>
        </w:rPr>
        <w:t>通过</w:t>
      </w:r>
      <w:r w:rsidR="00AE3F60" w:rsidRPr="00A71C3A">
        <w:rPr>
          <w:rFonts w:ascii="Times New Roman" w:eastAsia="宋体" w:hAnsi="Times New Roman" w:hint="eastAsia"/>
          <w:sz w:val="24"/>
        </w:rPr>
        <w:t>限制对比度自适应直方图均衡化算法（</w:t>
      </w:r>
      <w:r w:rsidR="00AE3F60" w:rsidRPr="00A71C3A">
        <w:rPr>
          <w:rFonts w:ascii="Times New Roman" w:eastAsia="宋体" w:hAnsi="Times New Roman" w:hint="eastAsia"/>
          <w:sz w:val="24"/>
        </w:rPr>
        <w:t>CLAHE</w:t>
      </w:r>
      <w:r w:rsidR="00AE3F60" w:rsidRPr="00A71C3A">
        <w:rPr>
          <w:rFonts w:ascii="Times New Roman" w:eastAsia="宋体" w:hAnsi="Times New Roman" w:hint="eastAsia"/>
          <w:sz w:val="24"/>
        </w:rPr>
        <w:t>）</w:t>
      </w:r>
      <w:r w:rsidR="00AE3F60">
        <w:rPr>
          <w:rFonts w:ascii="Times New Roman" w:eastAsia="宋体" w:hAnsi="Times New Roman" w:hint="eastAsia"/>
          <w:sz w:val="24"/>
        </w:rPr>
        <w:t>预处理</w:t>
      </w:r>
      <w:r w:rsidR="00AE3F60">
        <w:rPr>
          <w:rFonts w:ascii="Times New Roman" w:eastAsia="宋体" w:hAnsi="Times New Roman" w:hint="eastAsia"/>
          <w:sz w:val="24"/>
        </w:rPr>
        <w:t>MRI</w:t>
      </w:r>
      <w:r w:rsidR="00AE3F60">
        <w:rPr>
          <w:rFonts w:ascii="Times New Roman" w:eastAsia="宋体" w:hAnsi="Times New Roman" w:hint="eastAsia"/>
          <w:sz w:val="24"/>
        </w:rPr>
        <w:t>图像</w:t>
      </w:r>
      <w:r w:rsidR="00D947A5">
        <w:rPr>
          <w:rFonts w:ascii="Times New Roman" w:eastAsia="宋体" w:hAnsi="Times New Roman" w:hint="eastAsia"/>
          <w:sz w:val="24"/>
        </w:rPr>
        <w:t>解决其</w:t>
      </w:r>
      <w:r w:rsidR="00AE3F60">
        <w:rPr>
          <w:rFonts w:ascii="Times New Roman" w:eastAsia="宋体" w:hAnsi="Times New Roman" w:hint="eastAsia"/>
          <w:sz w:val="24"/>
        </w:rPr>
        <w:t>对比度</w:t>
      </w:r>
      <w:r w:rsidR="00D947A5">
        <w:rPr>
          <w:rFonts w:ascii="Times New Roman" w:eastAsia="宋体" w:hAnsi="Times New Roman" w:hint="eastAsia"/>
          <w:sz w:val="24"/>
        </w:rPr>
        <w:t>较低的问题以</w:t>
      </w:r>
      <w:r w:rsidR="00AE3F60">
        <w:rPr>
          <w:rFonts w:ascii="Times New Roman" w:eastAsia="宋体" w:hAnsi="Times New Roman" w:hint="eastAsia"/>
          <w:sz w:val="24"/>
        </w:rPr>
        <w:t>提高模型的分割性能，并通过</w:t>
      </w:r>
      <w:r w:rsidR="00B25861" w:rsidRPr="00945E96">
        <w:rPr>
          <w:rFonts w:ascii="Times New Roman" w:eastAsia="宋体" w:hAnsi="Times New Roman" w:hint="eastAsia"/>
          <w:sz w:val="24"/>
        </w:rPr>
        <w:t>数据扩充技术增强模型的泛化能力，确保其适应复杂的临床图像环境</w:t>
      </w:r>
      <w:r w:rsidRPr="00945E96">
        <w:rPr>
          <w:rFonts w:ascii="Times New Roman" w:eastAsia="宋体" w:hAnsi="Times New Roman" w:hint="eastAsia"/>
          <w:sz w:val="24"/>
        </w:rPr>
        <w:t>。</w:t>
      </w:r>
      <w:commentRangeEnd w:id="6"/>
      <w:r w:rsidR="00AB022C">
        <w:rPr>
          <w:rStyle w:val="af3"/>
        </w:rPr>
        <w:commentReference w:id="6"/>
      </w:r>
      <w:r w:rsidR="00A44240" w:rsidRPr="00A44240">
        <w:rPr>
          <w:rFonts w:ascii="Times New Roman" w:eastAsia="宋体" w:hAnsi="Times New Roman" w:hint="eastAsia"/>
          <w:sz w:val="24"/>
        </w:rPr>
        <w:t>实验结果表明，该方法提高了肿瘤分割的精度和边界拟合度，</w:t>
      </w:r>
      <w:r w:rsidR="00196032">
        <w:rPr>
          <w:rFonts w:ascii="Times New Roman" w:eastAsia="宋体" w:hAnsi="Times New Roman" w:hint="eastAsia"/>
          <w:sz w:val="24"/>
        </w:rPr>
        <w:t>在</w:t>
      </w:r>
      <w:r w:rsidR="00B17AAC">
        <w:rPr>
          <w:rFonts w:ascii="Times New Roman" w:eastAsia="宋体" w:hAnsi="Times New Roman" w:hint="eastAsia"/>
          <w:sz w:val="24"/>
        </w:rPr>
        <w:t>内部脑胶质瘤数据集上</w:t>
      </w:r>
      <w:r w:rsidR="00FC7312">
        <w:rPr>
          <w:rFonts w:ascii="Times New Roman" w:eastAsia="宋体" w:hAnsi="Times New Roman" w:hint="eastAsia"/>
          <w:sz w:val="24"/>
        </w:rPr>
        <w:t>达到了</w:t>
      </w:r>
      <w:r w:rsidR="00665978">
        <w:rPr>
          <w:rFonts w:ascii="Times New Roman" w:eastAsia="宋体" w:hAnsi="Times New Roman" w:hint="eastAsia"/>
          <w:sz w:val="24"/>
        </w:rPr>
        <w:t>0.7</w:t>
      </w:r>
      <w:r w:rsidR="0074336F">
        <w:rPr>
          <w:rFonts w:ascii="Times New Roman" w:eastAsia="宋体" w:hAnsi="Times New Roman" w:hint="eastAsia"/>
          <w:sz w:val="24"/>
        </w:rPr>
        <w:t>769</w:t>
      </w:r>
      <w:r w:rsidR="00665978">
        <w:rPr>
          <w:rFonts w:ascii="Times New Roman" w:eastAsia="宋体" w:hAnsi="Times New Roman" w:hint="eastAsia"/>
          <w:sz w:val="24"/>
        </w:rPr>
        <w:t>的</w:t>
      </w:r>
      <w:r w:rsidR="00FC61F2">
        <w:rPr>
          <w:rFonts w:ascii="Times New Roman" w:eastAsia="宋体" w:hAnsi="Times New Roman" w:hint="eastAsia"/>
          <w:sz w:val="24"/>
        </w:rPr>
        <w:t>DSC</w:t>
      </w:r>
      <w:r w:rsidR="00FC61F2">
        <w:rPr>
          <w:rFonts w:ascii="Times New Roman" w:eastAsia="宋体" w:hAnsi="Times New Roman" w:hint="eastAsia"/>
          <w:sz w:val="24"/>
        </w:rPr>
        <w:t>值</w:t>
      </w:r>
      <w:r w:rsidR="00E60920">
        <w:rPr>
          <w:rFonts w:ascii="Times New Roman" w:eastAsia="宋体" w:hAnsi="Times New Roman" w:hint="eastAsia"/>
          <w:sz w:val="24"/>
        </w:rPr>
        <w:t>，高于现有的分割方法。</w:t>
      </w:r>
      <w:commentRangeStart w:id="7"/>
      <w:r w:rsidR="00C119AF" w:rsidRPr="00C119AF">
        <w:rPr>
          <w:rFonts w:ascii="Times New Roman" w:eastAsia="宋体" w:hAnsi="Times New Roman" w:hint="eastAsia"/>
          <w:sz w:val="24"/>
        </w:rPr>
        <w:t>该</w:t>
      </w:r>
      <w:r w:rsidR="00C119AF">
        <w:rPr>
          <w:rFonts w:ascii="Times New Roman" w:eastAsia="宋体" w:hAnsi="Times New Roman" w:hint="eastAsia"/>
          <w:sz w:val="24"/>
        </w:rPr>
        <w:t>方法</w:t>
      </w:r>
      <w:r w:rsidR="00C119AF" w:rsidRPr="00C119AF">
        <w:rPr>
          <w:rFonts w:ascii="Times New Roman" w:eastAsia="宋体" w:hAnsi="Times New Roman" w:hint="eastAsia"/>
          <w:sz w:val="24"/>
        </w:rPr>
        <w:t>减少了手动分割的时间和精力消耗，降低</w:t>
      </w:r>
      <w:r w:rsidR="00AE3F60">
        <w:rPr>
          <w:rFonts w:ascii="Times New Roman" w:eastAsia="宋体" w:hAnsi="Times New Roman" w:hint="eastAsia"/>
          <w:sz w:val="24"/>
        </w:rPr>
        <w:t>了</w:t>
      </w:r>
      <w:r w:rsidR="00C119AF" w:rsidRPr="00C119AF">
        <w:rPr>
          <w:rFonts w:ascii="Times New Roman" w:eastAsia="宋体" w:hAnsi="Times New Roman" w:hint="eastAsia"/>
          <w:sz w:val="24"/>
        </w:rPr>
        <w:t>误诊率，为新</w:t>
      </w:r>
      <w:r w:rsidR="00C119AF">
        <w:rPr>
          <w:rFonts w:ascii="Times New Roman" w:eastAsia="宋体" w:hAnsi="Times New Roman" w:hint="eastAsia"/>
          <w:sz w:val="24"/>
        </w:rPr>
        <w:t>进或实习</w:t>
      </w:r>
      <w:r w:rsidR="00C119AF" w:rsidRPr="00C119AF">
        <w:rPr>
          <w:rFonts w:ascii="Times New Roman" w:eastAsia="宋体" w:hAnsi="Times New Roman" w:hint="eastAsia"/>
          <w:sz w:val="24"/>
        </w:rPr>
        <w:t>医生提供直观参考，加速诊断流程，并为精准治疗方案提供可靠依据。</w:t>
      </w:r>
      <w:commentRangeEnd w:id="5"/>
      <w:r w:rsidR="006935BB">
        <w:rPr>
          <w:rStyle w:val="af3"/>
        </w:rPr>
        <w:commentReference w:id="5"/>
      </w:r>
      <w:commentRangeEnd w:id="7"/>
      <w:r w:rsidR="00AB022C">
        <w:rPr>
          <w:rStyle w:val="af3"/>
        </w:rPr>
        <w:commentReference w:id="7"/>
      </w:r>
    </w:p>
    <w:p w14:paraId="22D09E4F" w14:textId="416D74F1" w:rsidR="00950002" w:rsidRPr="00591125" w:rsidRDefault="00950002" w:rsidP="00F47DEE">
      <w:pPr>
        <w:pStyle w:val="1"/>
        <w:numPr>
          <w:ilvl w:val="0"/>
          <w:numId w:val="2"/>
        </w:numPr>
        <w:rPr>
          <w:rFonts w:ascii="黑体" w:eastAsia="黑体" w:hAnsi="黑体" w:hint="eastAsia"/>
          <w:color w:val="auto"/>
          <w:sz w:val="30"/>
          <w:szCs w:val="30"/>
        </w:rPr>
      </w:pPr>
      <w:r w:rsidRPr="00591125">
        <w:rPr>
          <w:rFonts w:ascii="黑体" w:eastAsia="黑体" w:hAnsi="黑体" w:hint="eastAsia"/>
          <w:color w:val="auto"/>
          <w:sz w:val="30"/>
          <w:szCs w:val="30"/>
        </w:rPr>
        <w:t>引言</w:t>
      </w:r>
    </w:p>
    <w:p w14:paraId="3EA2F7E1" w14:textId="46A6C404" w:rsidR="00C02A4E" w:rsidRDefault="00164388" w:rsidP="00B14180">
      <w:pPr>
        <w:wordWrap w:val="0"/>
        <w:topLinePunct/>
        <w:spacing w:line="360" w:lineRule="auto"/>
        <w:ind w:firstLineChars="200" w:firstLine="480"/>
        <w:rPr>
          <w:rFonts w:ascii="Times New Roman" w:eastAsia="宋体" w:hAnsi="Times New Roman"/>
          <w:sz w:val="24"/>
        </w:rPr>
      </w:pPr>
      <w:commentRangeStart w:id="8"/>
      <w:commentRangeStart w:id="9"/>
      <w:r w:rsidRPr="00B148DA">
        <w:rPr>
          <w:rFonts w:ascii="Times New Roman" w:eastAsia="宋体" w:hAnsi="Times New Roman" w:hint="eastAsia"/>
          <w:sz w:val="24"/>
        </w:rPr>
        <w:t>脑胶质瘤是起</w:t>
      </w:r>
      <w:commentRangeEnd w:id="8"/>
      <w:r w:rsidR="005B74C6">
        <w:rPr>
          <w:rStyle w:val="af3"/>
        </w:rPr>
        <w:commentReference w:id="8"/>
      </w:r>
      <w:r w:rsidRPr="00B148DA">
        <w:rPr>
          <w:rFonts w:ascii="Times New Roman" w:eastAsia="宋体" w:hAnsi="Times New Roman" w:hint="eastAsia"/>
          <w:sz w:val="24"/>
        </w:rPr>
        <w:t>源于中枢神经系统（</w:t>
      </w:r>
      <w:r w:rsidRPr="00B148DA">
        <w:rPr>
          <w:rFonts w:ascii="Times New Roman" w:eastAsia="宋体" w:hAnsi="Times New Roman"/>
          <w:sz w:val="24"/>
        </w:rPr>
        <w:t>Central Nervous System</w:t>
      </w:r>
      <w:r w:rsidRPr="00B148DA">
        <w:rPr>
          <w:rFonts w:ascii="Times New Roman" w:eastAsia="宋体" w:hAnsi="Times New Roman"/>
          <w:sz w:val="24"/>
        </w:rPr>
        <w:t>，</w:t>
      </w:r>
      <w:r w:rsidRPr="00B148DA">
        <w:rPr>
          <w:rFonts w:ascii="Times New Roman" w:eastAsia="宋体" w:hAnsi="Times New Roman"/>
          <w:sz w:val="24"/>
        </w:rPr>
        <w:t>CNS</w:t>
      </w:r>
      <w:r w:rsidRPr="00B148DA">
        <w:rPr>
          <w:rFonts w:ascii="Times New Roman" w:eastAsia="宋体" w:hAnsi="Times New Roman"/>
          <w:sz w:val="24"/>
        </w:rPr>
        <w:t>）胶质细胞的肿瘤，约占颅内肿瘤的</w:t>
      </w:r>
      <w:r w:rsidRPr="00B148DA">
        <w:rPr>
          <w:rFonts w:ascii="Times New Roman" w:eastAsia="宋体" w:hAnsi="Times New Roman"/>
          <w:sz w:val="24"/>
        </w:rPr>
        <w:t>33%</w:t>
      </w:r>
      <w:r w:rsidRPr="00B148DA">
        <w:rPr>
          <w:rFonts w:ascii="Times New Roman" w:eastAsia="宋体" w:hAnsi="Times New Roman"/>
          <w:sz w:val="24"/>
        </w:rPr>
        <w:t>，是最常见的原发性颅内肿瘤</w:t>
      </w:r>
      <w:r w:rsidRPr="00B148DA">
        <w:rPr>
          <w:rFonts w:ascii="Times New Roman" w:eastAsia="宋体" w:hAnsi="Times New Roman"/>
          <w:sz w:val="24"/>
        </w:rPr>
        <w:fldChar w:fldCharType="begin"/>
      </w:r>
      <w:r w:rsidRPr="00B148DA">
        <w:rPr>
          <w:rFonts w:ascii="Times New Roman" w:eastAsia="宋体" w:hAnsi="Times New Roman"/>
          <w:sz w:val="24"/>
        </w:rPr>
        <w:instrText xml:space="preserve"> ADDIN EN.CITE &lt;EndNote&gt;&lt;Cite&gt;&lt;Author&gt;Forst&lt;/Author&gt;&lt;Year&gt;2014&lt;/Year&gt;&lt;RecNum&gt;488&lt;/RecNum&gt;&lt;DisplayText&gt;&lt;style face="superscript"&gt;[1]&lt;/style&gt;&lt;/DisplayText&gt;&lt;record&gt;&lt;rec-number&gt;488&lt;/rec-number&gt;&lt;foreign-keys&gt;&lt;key app="EN" db-id="wxtsfzrs39wtr6efzxixs024rdfaxwdwwe5d" timestamp="1704782408"&gt;488&lt;/key&gt;&lt;/foreign-keys&gt;&lt;ref-type name="Journal Article"&gt;17&lt;/ref-type&gt;&lt;contributors&gt;&lt;authors&gt;&lt;author&gt;Forst, D. A.&lt;/author&gt;&lt;author&gt;Nahed, B. V.&lt;/author&gt;&lt;author&gt;Loeffler, J. S.&lt;/author&gt;&lt;author&gt;Batchelor, T. T.&lt;/author&gt;&lt;/authors&gt;&lt;/contributors&gt;&lt;auth-address&gt;Departments of Neurology, Neurosurgery, and Radiation Oncology, and Division of Hematology and Oncology, Massachusetts General Hospital, Harvard Medical School, Boston, Massachusetts, USA.&lt;/auth-address&gt;&lt;titles&gt;&lt;title&gt;Low-grade gliomas&lt;/title&gt;&lt;secondary-title&gt;Oncologist&lt;/secondary-title&gt;&lt;alt-title&gt;The oncologist&lt;/alt-title&gt;&lt;/titles&gt;&lt;periodical&gt;&lt;full-title&gt;Oncologist&lt;/full-title&gt;&lt;abbr-1&gt;The oncologist&lt;/abbr-1&gt;&lt;/periodical&gt;&lt;alt-periodical&gt;&lt;full-title&gt;Oncologist&lt;/full-title&gt;&lt;abbr-1&gt;The oncologist&lt;/abbr-1&gt;&lt;/alt-periodical&gt;&lt;pages&gt;403-13&lt;/pages&gt;&lt;volume&gt;19&lt;/volume&gt;&lt;number&gt;4&lt;/number&gt;&lt;edition&gt;2014/03/26&lt;/edition&gt;&lt;keywords&gt;&lt;keyword&gt;Adult&lt;/keyword&gt;&lt;keyword&gt;*Brain Neoplasms/drug therapy/radiotherapy/surgery&lt;/keyword&gt;&lt;keyword&gt;*Glioma/diagnostic imaging/genetics/pathology/therapy&lt;/keyword&gt;&lt;keyword&gt;Humans&lt;/keyword&gt;&lt;keyword&gt;Radiography&lt;/keyword&gt;&lt;keyword&gt;Treatment Outcome&lt;/keyword&gt;&lt;keyword&gt;Young Adult&lt;/keyword&gt;&lt;keyword&gt;Astrocytoma&lt;/keyword&gt;&lt;keyword&gt;Glioma&lt;/keyword&gt;&lt;keyword&gt;Oligodendroglioma&lt;/keyword&gt;&lt;keyword&gt;Radiation&lt;/keyword&gt;&lt;keyword&gt;Surgery&lt;/keyword&gt;&lt;keyword&gt;article.&lt;/keyword&gt;&lt;/keywords&gt;&lt;dates&gt;&lt;year&gt;2014&lt;/year&gt;&lt;pub-dates&gt;&lt;date&gt;Apr&lt;/date&gt;&lt;/pub-dates&gt;&lt;/dates&gt;&lt;isbn&gt;1083-7159 (Print)&amp;#xD;1083-7159&lt;/isbn&gt;&lt;accession-num&gt;24664484&lt;/accession-num&gt;&lt;urls&gt;&lt;/urls&gt;&lt;custom2&gt;PMC3983820&lt;/custom2&gt;&lt;electronic-resource-num&gt;10.1634/theoncologist.2013-0345&lt;/electronic-resource-num&gt;&lt;remote-database-provider&gt;NLM&lt;/remote-database-provider&gt;&lt;language&gt;eng&lt;/language&gt;&lt;/record&gt;&lt;/Cite&gt;&lt;/EndNote&gt;</w:instrText>
      </w:r>
      <w:r w:rsidRPr="00B148DA">
        <w:rPr>
          <w:rFonts w:ascii="Times New Roman" w:eastAsia="宋体" w:hAnsi="Times New Roman"/>
          <w:sz w:val="24"/>
        </w:rPr>
        <w:fldChar w:fldCharType="separate"/>
      </w:r>
      <w:r w:rsidRPr="00B148DA">
        <w:rPr>
          <w:rFonts w:ascii="Times New Roman" w:eastAsia="宋体" w:hAnsi="Times New Roman"/>
          <w:noProof/>
          <w:sz w:val="24"/>
          <w:vertAlign w:val="superscript"/>
        </w:rPr>
        <w:t>[1]</w:t>
      </w:r>
      <w:r w:rsidRPr="00B148DA">
        <w:rPr>
          <w:rFonts w:ascii="Times New Roman" w:eastAsia="宋体" w:hAnsi="Times New Roman"/>
          <w:sz w:val="24"/>
        </w:rPr>
        <w:fldChar w:fldCharType="end"/>
      </w:r>
      <w:r w:rsidRPr="00B148DA">
        <w:rPr>
          <w:rFonts w:ascii="Times New Roman" w:eastAsia="宋体" w:hAnsi="Times New Roman"/>
          <w:sz w:val="24"/>
        </w:rPr>
        <w:t>。</w:t>
      </w:r>
      <w:r w:rsidR="00F511FF" w:rsidRPr="00B148DA">
        <w:rPr>
          <w:rFonts w:ascii="Times New Roman" w:eastAsia="宋体" w:hAnsi="Times New Roman"/>
          <w:sz w:val="24"/>
        </w:rPr>
        <w:t>脑胶质瘤占恶性肿瘤的比例</w:t>
      </w:r>
      <w:commentRangeStart w:id="10"/>
      <w:r w:rsidR="00F511FF" w:rsidRPr="00B148DA">
        <w:rPr>
          <w:rFonts w:ascii="Times New Roman" w:eastAsia="宋体" w:hAnsi="Times New Roman"/>
          <w:sz w:val="24"/>
        </w:rPr>
        <w:t>约为</w:t>
      </w:r>
      <w:r w:rsidR="00F511FF" w:rsidRPr="00B148DA">
        <w:rPr>
          <w:rFonts w:ascii="Times New Roman" w:eastAsia="宋体" w:hAnsi="Times New Roman"/>
          <w:sz w:val="24"/>
        </w:rPr>
        <w:t>81%</w:t>
      </w:r>
      <w:r w:rsidR="00F511FF" w:rsidRPr="00B148DA">
        <w:rPr>
          <w:rFonts w:ascii="Times New Roman" w:eastAsia="宋体" w:hAnsi="Times New Roman"/>
          <w:sz w:val="24"/>
        </w:rPr>
        <w:fldChar w:fldCharType="begin">
          <w:fldData xml:space="preserve">PEVuZE5vdGU+PENpdGU+PEF1dGhvcj5ZYW5nPC9BdXRob3I+PFllYXI+MjAxMzwvWWVhcj48UmVj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</w:fldData>
        </w:fldChar>
      </w:r>
      <w:r w:rsidR="00F511FF" w:rsidRPr="00B148DA">
        <w:rPr>
          <w:rFonts w:ascii="Times New Roman" w:eastAsia="宋体" w:hAnsi="Times New Roman"/>
          <w:sz w:val="24"/>
        </w:rPr>
        <w:instrText xml:space="preserve"> ADDIN EN.CITE </w:instrText>
      </w:r>
      <w:r w:rsidR="00F511FF" w:rsidRPr="00B148DA">
        <w:rPr>
          <w:rFonts w:ascii="Times New Roman" w:eastAsia="宋体" w:hAnsi="Times New Roman"/>
          <w:sz w:val="24"/>
        </w:rPr>
        <w:fldChar w:fldCharType="begin">
          <w:fldData xml:space="preserve">PEVuZE5vdGU+PENpdGU+PEF1dGhvcj5ZYW5nPC9BdXRob3I+PFllYXI+MjAxMzwvWWVhcj48UmVj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</w:fldData>
        </w:fldChar>
      </w:r>
      <w:r w:rsidR="00F511FF" w:rsidRPr="00B148DA">
        <w:rPr>
          <w:rFonts w:ascii="Times New Roman" w:eastAsia="宋体" w:hAnsi="Times New Roman"/>
          <w:sz w:val="24"/>
        </w:rPr>
        <w:instrText xml:space="preserve"> ADDIN EN.CITE.DATA </w:instrText>
      </w:r>
      <w:r w:rsidR="00F511FF" w:rsidRPr="00B148DA">
        <w:rPr>
          <w:rFonts w:ascii="Times New Roman" w:eastAsia="宋体" w:hAnsi="Times New Roman"/>
          <w:sz w:val="24"/>
        </w:rPr>
      </w:r>
      <w:r w:rsidR="00F511FF" w:rsidRPr="00B148DA">
        <w:rPr>
          <w:rFonts w:ascii="Times New Roman" w:eastAsia="宋体" w:hAnsi="Times New Roman"/>
          <w:sz w:val="24"/>
        </w:rPr>
        <w:fldChar w:fldCharType="end"/>
      </w:r>
      <w:r w:rsidR="00F511FF" w:rsidRPr="00B148DA">
        <w:rPr>
          <w:rFonts w:ascii="Times New Roman" w:eastAsia="宋体" w:hAnsi="Times New Roman"/>
          <w:sz w:val="24"/>
        </w:rPr>
      </w:r>
      <w:r w:rsidR="00F511FF" w:rsidRPr="00B148DA">
        <w:rPr>
          <w:rFonts w:ascii="Times New Roman" w:eastAsia="宋体" w:hAnsi="Times New Roman"/>
          <w:sz w:val="24"/>
        </w:rPr>
        <w:fldChar w:fldCharType="separate"/>
      </w:r>
      <w:r w:rsidR="00F511FF" w:rsidRPr="00B148DA">
        <w:rPr>
          <w:rFonts w:ascii="Times New Roman" w:eastAsia="宋体" w:hAnsi="Times New Roman"/>
          <w:noProof/>
          <w:sz w:val="24"/>
          <w:vertAlign w:val="superscript"/>
        </w:rPr>
        <w:t>[3]</w:t>
      </w:r>
      <w:r w:rsidR="00F511FF" w:rsidRPr="00B148DA">
        <w:rPr>
          <w:rFonts w:ascii="Times New Roman" w:eastAsia="宋体" w:hAnsi="Times New Roman"/>
          <w:sz w:val="24"/>
        </w:rPr>
        <w:fldChar w:fldCharType="end"/>
      </w:r>
      <w:r w:rsidR="00C33D60">
        <w:rPr>
          <w:rFonts w:ascii="Times New Roman" w:eastAsia="宋体" w:hAnsi="Times New Roman" w:hint="eastAsia"/>
          <w:sz w:val="24"/>
        </w:rPr>
        <w:t>，</w:t>
      </w:r>
      <w:r w:rsidR="00A73F71">
        <w:rPr>
          <w:rFonts w:ascii="Times New Roman" w:eastAsia="宋体" w:hAnsi="Times New Roman" w:hint="eastAsia"/>
          <w:sz w:val="24"/>
        </w:rPr>
        <w:t>全</w:t>
      </w:r>
      <w:commentRangeEnd w:id="10"/>
      <w:r w:rsidR="005C2A57">
        <w:rPr>
          <w:rStyle w:val="af3"/>
        </w:rPr>
        <w:commentReference w:id="10"/>
      </w:r>
      <w:r w:rsidRPr="00B148DA">
        <w:rPr>
          <w:rFonts w:ascii="Times New Roman" w:eastAsia="宋体" w:hAnsi="Times New Roman"/>
          <w:sz w:val="24"/>
        </w:rPr>
        <w:t>世界</w:t>
      </w:r>
      <w:r w:rsidR="00A73F71">
        <w:rPr>
          <w:rFonts w:ascii="Times New Roman" w:eastAsia="宋体" w:hAnsi="Times New Roman" w:hint="eastAsia"/>
          <w:sz w:val="24"/>
        </w:rPr>
        <w:t>的</w:t>
      </w:r>
      <w:r w:rsidRPr="00B148DA">
        <w:rPr>
          <w:rFonts w:ascii="Times New Roman" w:eastAsia="宋体" w:hAnsi="Times New Roman"/>
          <w:sz w:val="24"/>
        </w:rPr>
        <w:t>脑胶质瘤发病率为</w:t>
      </w:r>
      <w:r w:rsidRPr="00B148DA">
        <w:rPr>
          <w:rFonts w:ascii="Times New Roman" w:eastAsia="宋体" w:hAnsi="Times New Roman"/>
          <w:sz w:val="24"/>
        </w:rPr>
        <w:t xml:space="preserve">5.26/10 </w:t>
      </w:r>
      <w:r w:rsidRPr="00B148DA">
        <w:rPr>
          <w:rFonts w:ascii="Times New Roman" w:eastAsia="宋体" w:hAnsi="Times New Roman"/>
          <w:sz w:val="24"/>
        </w:rPr>
        <w:t>万</w:t>
      </w:r>
      <w:r w:rsidRPr="00B148DA">
        <w:rPr>
          <w:rFonts w:ascii="Times New Roman" w:eastAsia="宋体" w:hAnsi="Times New Roman"/>
          <w:sz w:val="24"/>
        </w:rPr>
        <w:fldChar w:fldCharType="begin"/>
      </w:r>
      <w:r w:rsidRPr="00B148DA">
        <w:rPr>
          <w:rFonts w:ascii="Times New Roman" w:eastAsia="宋体" w:hAnsi="Times New Roman"/>
          <w:sz w:val="24"/>
        </w:rPr>
        <w:instrText xml:space="preserve"> ADDIN EN.CITE &lt;EndNote&gt;&lt;Cite&gt;&lt;Author&gt;Omuro&lt;/Author&gt;&lt;Year&gt;2013&lt;/Year&gt;&lt;RecNum&gt;489&lt;/RecNum&gt;&lt;DisplayText&gt;&lt;style face="superscript"&gt;[2]&lt;/style&gt;&lt;/DisplayText&gt;&lt;record&gt;&lt;rec-number&gt;489&lt;/rec-number&gt;&lt;foreign-keys&gt;&lt;key app="EN" db-id="wxtsfzrs39wtr6efzxixs024rdfaxwdwwe5d" timestamp="1704782784"&gt;489&lt;/key&gt;&lt;/foreign-keys&gt;&lt;ref-type name="Journal Article"&gt;17&lt;/ref-type&gt;&lt;contributors&gt;&lt;authors&gt;&lt;author&gt;Omuro, A.&lt;/author&gt;&lt;author&gt;DeAngelis, L. M.&lt;/author&gt;&lt;/authors&gt;&lt;/contributors&gt;&lt;auth-address&gt;Department of Neurology, Memorial Sloan-Kettering Cancer Center, New York, New York.&lt;/auth-address&gt;&lt;titles&gt;&lt;title&gt;Glioblastoma and other malignant gliomas: a clinical review&lt;/title&gt;&lt;secondary-title&gt;Jama&lt;/secondary-title&gt;&lt;alt-title&gt;Jama&lt;/alt-title&gt;&lt;/titles&gt;&lt;periodical&gt;&lt;full-title&gt;Jama&lt;/full-title&gt;&lt;abbr-1&gt;Jama&lt;/abbr-1&gt;&lt;/periodical&gt;&lt;alt-periodical&gt;&lt;full-title&gt;Jama&lt;/full-title&gt;&lt;abbr-1&gt;Jama&lt;/abbr-1&gt;&lt;/alt-periodical&gt;&lt;pages&gt;1842-50&lt;/pages&gt;&lt;volume&gt;310&lt;/volume&gt;&lt;number&gt;17&lt;/number&gt;&lt;edition&gt;2013/11/07&lt;/edition&gt;&lt;keywords&gt;&lt;keyword&gt;Combined Modality Therapy&lt;/keyword&gt;&lt;keyword&gt;Environmental Exposure&lt;/keyword&gt;&lt;keyword&gt;Genetic Predisposition to Disease&lt;/keyword&gt;&lt;keyword&gt;Glioblastoma/diagnosis/epidemiology/genetics/*therapy&lt;/keyword&gt;&lt;keyword&gt;Humans&lt;/keyword&gt;&lt;keyword&gt;Risk&lt;/keyword&gt;&lt;/keywords&gt;&lt;dates&gt;&lt;year&gt;2013&lt;/year&gt;&lt;pub-dates&gt;&lt;date&gt;Nov 6&lt;/date&gt;&lt;/pub-dates&gt;&lt;/dates&gt;&lt;isbn&gt;0098-7484&lt;/isbn&gt;&lt;accession-num&gt;24193082&lt;/accession-num&gt;&lt;urls&gt;&lt;/urls&gt;&lt;electronic-resource-num&gt;10.1001/jama.2013.280319&lt;/electronic-resource-num&gt;&lt;remote-database-provider&gt;NLM&lt;/remote-database-provider&gt;&lt;language&gt;eng&lt;/language&gt;&lt;/record&gt;&lt;/Cite&gt;&lt;/EndNote&gt;</w:instrText>
      </w:r>
      <w:r w:rsidRPr="00B148DA">
        <w:rPr>
          <w:rFonts w:ascii="Times New Roman" w:eastAsia="宋体" w:hAnsi="Times New Roman"/>
          <w:sz w:val="24"/>
        </w:rPr>
        <w:fldChar w:fldCharType="separate"/>
      </w:r>
      <w:r w:rsidRPr="00B148DA">
        <w:rPr>
          <w:rFonts w:ascii="Times New Roman" w:eastAsia="宋体" w:hAnsi="Times New Roman"/>
          <w:noProof/>
          <w:sz w:val="24"/>
          <w:vertAlign w:val="superscript"/>
        </w:rPr>
        <w:t>[2]</w:t>
      </w:r>
      <w:r w:rsidRPr="00B148DA">
        <w:rPr>
          <w:rFonts w:ascii="Times New Roman" w:eastAsia="宋体" w:hAnsi="Times New Roman"/>
          <w:sz w:val="24"/>
        </w:rPr>
        <w:fldChar w:fldCharType="end"/>
      </w:r>
      <w:r w:rsidRPr="00B148DA">
        <w:rPr>
          <w:rFonts w:ascii="Times New Roman" w:eastAsia="宋体" w:hAnsi="Times New Roman"/>
          <w:sz w:val="24"/>
        </w:rPr>
        <w:t>，我国年发病率为</w:t>
      </w:r>
      <w:r w:rsidRPr="00B148DA">
        <w:rPr>
          <w:rFonts w:ascii="Times New Roman" w:eastAsia="宋体" w:hAnsi="Times New Roman"/>
          <w:sz w:val="24"/>
        </w:rPr>
        <w:t>5-8/10</w:t>
      </w:r>
      <w:r w:rsidRPr="00B148DA">
        <w:rPr>
          <w:rFonts w:ascii="Times New Roman" w:eastAsia="宋体" w:hAnsi="Times New Roman"/>
          <w:sz w:val="24"/>
        </w:rPr>
        <w:t>万，</w:t>
      </w:r>
      <w:r w:rsidRPr="00B148DA">
        <w:rPr>
          <w:rFonts w:ascii="Times New Roman" w:eastAsia="宋体" w:hAnsi="Times New Roman"/>
          <w:sz w:val="24"/>
        </w:rPr>
        <w:t>5</w:t>
      </w:r>
      <w:r w:rsidRPr="00B148DA">
        <w:rPr>
          <w:rFonts w:ascii="Times New Roman" w:eastAsia="宋体" w:hAnsi="Times New Roman"/>
          <w:sz w:val="24"/>
        </w:rPr>
        <w:t>年病死率仅次于胰腺癌和肺癌</w:t>
      </w:r>
      <w:r w:rsidRPr="00B148DA">
        <w:rPr>
          <w:rFonts w:ascii="Times New Roman" w:eastAsia="宋体" w:hAnsi="Times New Roman"/>
          <w:sz w:val="24"/>
        </w:rPr>
        <w:fldChar w:fldCharType="begin"/>
      </w:r>
      <w:r w:rsidRPr="00B148DA">
        <w:rPr>
          <w:rFonts w:ascii="Times New Roman" w:eastAsia="宋体" w:hAnsi="Times New Roman"/>
          <w:sz w:val="24"/>
        </w:rPr>
        <w:instrText xml:space="preserve"> ADDIN EN.CITE &lt;EndNote&gt;&lt;Cite&gt;&lt;Author&gt;Barami&lt;/Author&gt;&lt;Year&gt;2010&lt;/Year&gt;&lt;RecNum&gt;504&lt;/RecNum&gt;&lt;DisplayText&gt;&lt;style face="superscript"&gt;[4]&lt;/style&gt;&lt;/DisplayText&gt;&lt;record&gt;&lt;rec-number&gt;504&lt;/rec-number&gt;&lt;foreign-keys&gt;&lt;key app="EN" db-id="wxtsfzrs39wtr6efzxixs024rdfaxwdwwe5d" timestamp="1704790818"&gt;504&lt;/key&gt;&lt;/foreign-keys&gt;&lt;ref-type name="Journal Article"&gt;17&lt;/ref-type&gt;&lt;contributors&gt;&lt;authors&gt;&lt;author&gt;Barami, K.&lt;/author&gt;&lt;/authors&gt;&lt;/contributors&gt;&lt;auth-address&gt;Memorial Neuroscience Center, Memorial Hospital Jacksonville, Suite 355, Jacksonville, Florida 32216, USA. kbarami@yahoo.com&lt;/auth-address&gt;&lt;titles&gt;&lt;title&gt;Oncomodulatory mechanisms of human cytomegalovirus in gliomas&lt;/title&gt;&lt;secondary-title&gt;J Clin Neurosci&lt;/secondary-title&gt;&lt;alt-title&gt;Journal of clinical neuroscience : official journal of the Neurosurgical Society of Australasia&lt;/alt-title&gt;&lt;/titles&gt;&lt;periodical&gt;&lt;full-title&gt;J Clin Neurosci&lt;/full-title&gt;&lt;abbr-1&gt;Journal of clinical neuroscience : official journal of the Neurosurgical Society of Australasia&lt;/abbr-1&gt;&lt;/periodical&gt;&lt;alt-periodical&gt;&lt;full-title&gt;J Clin Neurosci&lt;/full-title&gt;&lt;abbr-1&gt;Journal of clinical neuroscience : official journal of the Neurosurgical Society of Australasia&lt;/abbr-1&gt;&lt;/alt-periodical&gt;&lt;pages&gt;819-23&lt;/pages&gt;&lt;volume&gt;17&lt;/volume&gt;&lt;number&gt;7&lt;/number&gt;&lt;edition&gt;2010/04/30&lt;/edition&gt;&lt;keywords&gt;&lt;keyword&gt;Animals&lt;/keyword&gt;&lt;keyword&gt;Antineoplastic Agents/therapeutic use&lt;/keyword&gt;&lt;keyword&gt;Cell Cycle/drug effects/physiology&lt;/keyword&gt;&lt;keyword&gt;Cell Movement/drug effects/physiology&lt;/keyword&gt;&lt;keyword&gt;Cytomegalovirus/drug effects/*pathogenicity&lt;/keyword&gt;&lt;keyword&gt;Cytomegalovirus Infections/drug therapy/*pathology/*virology&lt;/keyword&gt;&lt;keyword&gt;Glioma/drug therapy/*pathology/*virology&lt;/keyword&gt;&lt;keyword&gt;Humans&lt;/keyword&gt;&lt;/keywords&gt;&lt;dates&gt;&lt;year&gt;2010&lt;/year&gt;&lt;pub-dates&gt;&lt;date&gt;Jul&lt;/date&gt;&lt;/pub-dates&gt;&lt;/dates&gt;&lt;isbn&gt;0967-5868&lt;/isbn&gt;&lt;accession-num&gt;20427188&lt;/accession-num&gt;&lt;urls&gt;&lt;/urls&gt;&lt;electronic-resource-num&gt;10.1016/j.jocn.2009.10.040&lt;/electronic-resource-num&gt;&lt;remote-database-provider&gt;NLM&lt;/remote-database-provider&gt;&lt;language&gt;eng&lt;/language&gt;&lt;/record&gt;&lt;/Cite&gt;&lt;/EndNote&gt;</w:instrText>
      </w:r>
      <w:r w:rsidRPr="00B148DA">
        <w:rPr>
          <w:rFonts w:ascii="Times New Roman" w:eastAsia="宋体" w:hAnsi="Times New Roman"/>
          <w:sz w:val="24"/>
        </w:rPr>
        <w:fldChar w:fldCharType="separate"/>
      </w:r>
      <w:r w:rsidRPr="00B148DA">
        <w:rPr>
          <w:rFonts w:ascii="Times New Roman" w:eastAsia="宋体" w:hAnsi="Times New Roman"/>
          <w:noProof/>
          <w:sz w:val="24"/>
          <w:vertAlign w:val="superscript"/>
        </w:rPr>
        <w:t>[4]</w:t>
      </w:r>
      <w:r w:rsidRPr="00B148DA">
        <w:rPr>
          <w:rFonts w:ascii="Times New Roman" w:eastAsia="宋体" w:hAnsi="Times New Roman"/>
          <w:sz w:val="24"/>
        </w:rPr>
        <w:fldChar w:fldCharType="end"/>
      </w:r>
      <w:r w:rsidRPr="00B148DA">
        <w:rPr>
          <w:rFonts w:ascii="Times New Roman" w:eastAsia="宋体" w:hAnsi="Times New Roman" w:hint="eastAsia"/>
          <w:sz w:val="24"/>
        </w:rPr>
        <w:t>。</w:t>
      </w:r>
      <w:r w:rsidR="00C02A4E" w:rsidRPr="00C02A4E">
        <w:rPr>
          <w:rFonts w:ascii="Times New Roman" w:eastAsia="宋体" w:hAnsi="Times New Roman"/>
          <w:sz w:val="24"/>
        </w:rPr>
        <w:t xml:space="preserve">2015 </w:t>
      </w:r>
      <w:r w:rsidR="00C02A4E" w:rsidRPr="00C02A4E">
        <w:rPr>
          <w:rFonts w:ascii="Times New Roman" w:eastAsia="宋体" w:hAnsi="Times New Roman"/>
          <w:sz w:val="24"/>
        </w:rPr>
        <w:t>年至</w:t>
      </w:r>
      <w:r w:rsidR="00C02A4E" w:rsidRPr="00C02A4E">
        <w:rPr>
          <w:rFonts w:ascii="Times New Roman" w:eastAsia="宋体" w:hAnsi="Times New Roman"/>
          <w:sz w:val="24"/>
        </w:rPr>
        <w:t xml:space="preserve"> 2019 </w:t>
      </w:r>
      <w:r w:rsidR="00C02A4E" w:rsidRPr="00C02A4E">
        <w:rPr>
          <w:rFonts w:ascii="Times New Roman" w:eastAsia="宋体" w:hAnsi="Times New Roman"/>
          <w:sz w:val="24"/>
        </w:rPr>
        <w:t>年间，</w:t>
      </w:r>
      <w:r w:rsidR="006A7E57" w:rsidRPr="00C02A4E">
        <w:rPr>
          <w:rFonts w:ascii="Times New Roman" w:eastAsia="宋体" w:hAnsi="Times New Roman" w:hint="eastAsia"/>
          <w:sz w:val="24"/>
        </w:rPr>
        <w:t>CBTRUS</w:t>
      </w:r>
      <w:r w:rsidR="006A7E57" w:rsidRPr="00C02A4E">
        <w:rPr>
          <w:rFonts w:ascii="Times New Roman" w:eastAsia="宋体" w:hAnsi="Times New Roman" w:hint="eastAsia"/>
          <w:sz w:val="24"/>
        </w:rPr>
        <w:t>（美国中央脑肿瘤登记处）统计</w:t>
      </w:r>
      <w:r w:rsidR="006A7E57">
        <w:rPr>
          <w:rFonts w:ascii="Times New Roman" w:eastAsia="宋体" w:hAnsi="Times New Roman" w:hint="eastAsia"/>
          <w:sz w:val="24"/>
        </w:rPr>
        <w:t>显示</w:t>
      </w:r>
      <w:r w:rsidR="00C02A4E" w:rsidRPr="00C02A4E">
        <w:rPr>
          <w:rFonts w:ascii="Times New Roman" w:eastAsia="宋体" w:hAnsi="Times New Roman"/>
          <w:sz w:val="24"/>
        </w:rPr>
        <w:t>平均每年每</w:t>
      </w:r>
      <w:r w:rsidR="00C02A4E" w:rsidRPr="00C02A4E">
        <w:rPr>
          <w:rFonts w:ascii="Times New Roman" w:eastAsia="宋体" w:hAnsi="Times New Roman"/>
          <w:sz w:val="24"/>
        </w:rPr>
        <w:t>10</w:t>
      </w:r>
      <w:r w:rsidR="00C02A4E" w:rsidRPr="00C02A4E">
        <w:rPr>
          <w:rFonts w:ascii="Times New Roman" w:eastAsia="宋体" w:hAnsi="Times New Roman"/>
          <w:sz w:val="24"/>
        </w:rPr>
        <w:t>万人中有</w:t>
      </w:r>
      <w:r w:rsidR="00C02A4E" w:rsidRPr="00C02A4E">
        <w:rPr>
          <w:rFonts w:ascii="Times New Roman" w:eastAsia="宋体" w:hAnsi="Times New Roman"/>
          <w:sz w:val="24"/>
        </w:rPr>
        <w:t>4.41</w:t>
      </w:r>
      <w:r w:rsidR="00C02A4E" w:rsidRPr="00C02A4E">
        <w:rPr>
          <w:rFonts w:ascii="Times New Roman" w:eastAsia="宋体" w:hAnsi="Times New Roman"/>
          <w:sz w:val="24"/>
        </w:rPr>
        <w:t>人死亡，平均每年有</w:t>
      </w:r>
      <w:r w:rsidR="00C02A4E" w:rsidRPr="00C02A4E">
        <w:rPr>
          <w:rFonts w:ascii="Times New Roman" w:eastAsia="宋体" w:hAnsi="Times New Roman"/>
          <w:sz w:val="24"/>
        </w:rPr>
        <w:t>16,853</w:t>
      </w:r>
      <w:r w:rsidR="00C02A4E" w:rsidRPr="00C02A4E">
        <w:rPr>
          <w:rFonts w:ascii="Times New Roman" w:eastAsia="宋体" w:hAnsi="Times New Roman"/>
          <w:sz w:val="24"/>
        </w:rPr>
        <w:t>人死于恶性脑肿瘤和其他中枢神经系统肿瘤</w:t>
      </w:r>
      <w:r w:rsidR="00C02A4E" w:rsidRPr="00C96DC9">
        <w:rPr>
          <w:rFonts w:ascii="Times New Roman" w:eastAsia="宋体" w:hAnsi="Times New Roman" w:hint="eastAsia"/>
          <w:sz w:val="24"/>
          <w:vertAlign w:val="superscript"/>
        </w:rPr>
        <w:t>[5]</w:t>
      </w:r>
      <w:r w:rsidR="00C02A4E" w:rsidRPr="00C02A4E">
        <w:rPr>
          <w:rFonts w:ascii="Times New Roman" w:eastAsia="宋体" w:hAnsi="Times New Roman"/>
          <w:sz w:val="24"/>
        </w:rPr>
        <w:t>。</w:t>
      </w:r>
      <w:commentRangeStart w:id="11"/>
      <w:r w:rsidR="00C02A4E" w:rsidRPr="00B148DA">
        <w:rPr>
          <w:rFonts w:ascii="Times New Roman" w:eastAsia="宋体" w:hAnsi="Times New Roman"/>
          <w:sz w:val="24"/>
        </w:rPr>
        <w:t xml:space="preserve">2021 </w:t>
      </w:r>
      <w:r w:rsidR="00C02A4E" w:rsidRPr="00B148DA">
        <w:rPr>
          <w:rFonts w:ascii="Times New Roman" w:eastAsia="宋体" w:hAnsi="Times New Roman"/>
          <w:sz w:val="24"/>
        </w:rPr>
        <w:t>年第五</w:t>
      </w:r>
      <w:r w:rsidR="00C02A4E" w:rsidRPr="00B148DA">
        <w:rPr>
          <w:rFonts w:ascii="Times New Roman" w:eastAsia="宋体" w:hAnsi="Times New Roman"/>
          <w:sz w:val="24"/>
        </w:rPr>
        <w:lastRenderedPageBreak/>
        <w:t>版世界卫生组织</w:t>
      </w:r>
      <w:r w:rsidR="00C02A4E" w:rsidRPr="00B148DA">
        <w:rPr>
          <w:rFonts w:ascii="Times New Roman" w:eastAsia="宋体" w:hAnsi="Times New Roman"/>
          <w:sz w:val="24"/>
        </w:rPr>
        <w:t>( WHO)</w:t>
      </w:r>
      <w:r w:rsidR="00C02A4E" w:rsidRPr="00B148DA">
        <w:rPr>
          <w:rFonts w:ascii="Times New Roman" w:eastAsia="宋体" w:hAnsi="Times New Roman"/>
          <w:sz w:val="24"/>
        </w:rPr>
        <w:t>中枢神经系统肿瘤分类将脑胶质瘤分为</w:t>
      </w:r>
      <w:r w:rsidR="00C02A4E" w:rsidRPr="00B148DA">
        <w:rPr>
          <w:rFonts w:ascii="Times New Roman" w:eastAsia="宋体" w:hAnsi="Times New Roman"/>
          <w:sz w:val="24"/>
        </w:rPr>
        <w:t xml:space="preserve"> I ~IV </w:t>
      </w:r>
      <w:r w:rsidR="00C02A4E" w:rsidRPr="00B148DA">
        <w:rPr>
          <w:rFonts w:ascii="Times New Roman" w:eastAsia="宋体" w:hAnsi="Times New Roman"/>
          <w:sz w:val="24"/>
        </w:rPr>
        <w:t>级</w:t>
      </w:r>
      <w:r w:rsidR="00C02A4E" w:rsidRPr="00B148DA">
        <w:rPr>
          <w:rFonts w:ascii="Times New Roman" w:eastAsia="宋体" w:hAnsi="Times New Roman"/>
          <w:sz w:val="24"/>
        </w:rPr>
        <w:t>,Ⅰ</w:t>
      </w:r>
      <w:r w:rsidR="00C02A4E" w:rsidRPr="00B148DA">
        <w:rPr>
          <w:rFonts w:ascii="Times New Roman" w:eastAsia="宋体" w:hAnsi="Times New Roman"/>
          <w:sz w:val="24"/>
        </w:rPr>
        <w:t>、</w:t>
      </w:r>
      <w:r w:rsidR="00C02A4E" w:rsidRPr="00B148DA">
        <w:rPr>
          <w:rFonts w:ascii="Times New Roman" w:eastAsia="宋体" w:hAnsi="Times New Roman"/>
          <w:sz w:val="24"/>
        </w:rPr>
        <w:t>Ⅱ</w:t>
      </w:r>
      <w:r w:rsidR="00C02A4E" w:rsidRPr="00B148DA">
        <w:rPr>
          <w:rFonts w:ascii="Times New Roman" w:eastAsia="宋体" w:hAnsi="Times New Roman"/>
          <w:sz w:val="24"/>
        </w:rPr>
        <w:t>级为为低级别脑胶质瘤</w:t>
      </w:r>
      <w:r w:rsidR="00C02A4E" w:rsidRPr="00B148DA">
        <w:rPr>
          <w:rFonts w:ascii="Times New Roman" w:eastAsia="宋体" w:hAnsi="Times New Roman"/>
          <w:sz w:val="24"/>
        </w:rPr>
        <w:t>( low-grade glioma,LGG)</w:t>
      </w:r>
      <w:r w:rsidR="00C02A4E" w:rsidRPr="00B148DA">
        <w:rPr>
          <w:rFonts w:ascii="Times New Roman" w:eastAsia="宋体" w:hAnsi="Times New Roman"/>
          <w:sz w:val="24"/>
        </w:rPr>
        <w:t>，</w:t>
      </w:r>
      <w:r w:rsidR="00C02A4E" w:rsidRPr="00B148DA">
        <w:rPr>
          <w:rFonts w:ascii="Times New Roman" w:eastAsia="宋体" w:hAnsi="Times New Roman"/>
          <w:sz w:val="24"/>
        </w:rPr>
        <w:t xml:space="preserve">Ⅲ </w:t>
      </w:r>
      <w:r w:rsidR="00C02A4E" w:rsidRPr="00B148DA">
        <w:rPr>
          <w:rFonts w:ascii="Times New Roman" w:eastAsia="宋体" w:hAnsi="Times New Roman"/>
          <w:sz w:val="24"/>
        </w:rPr>
        <w:t>、</w:t>
      </w:r>
      <w:r w:rsidR="00C02A4E" w:rsidRPr="00B148DA">
        <w:rPr>
          <w:rFonts w:ascii="Times New Roman" w:eastAsia="宋体" w:hAnsi="Times New Roman"/>
          <w:sz w:val="24"/>
        </w:rPr>
        <w:t>Ⅳ</w:t>
      </w:r>
      <w:r w:rsidR="00C02A4E" w:rsidRPr="00B148DA">
        <w:rPr>
          <w:rFonts w:ascii="Times New Roman" w:eastAsia="宋体" w:hAnsi="Times New Roman"/>
          <w:sz w:val="24"/>
        </w:rPr>
        <w:t>级为高级别脑胶质瘤</w:t>
      </w:r>
      <w:r w:rsidR="00C02A4E" w:rsidRPr="00B148DA">
        <w:rPr>
          <w:rFonts w:ascii="Times New Roman" w:eastAsia="宋体" w:hAnsi="Times New Roman"/>
          <w:sz w:val="24"/>
        </w:rPr>
        <w:t>( high-grade glioma,HCG)</w:t>
      </w:r>
      <w:r w:rsidR="00C02A4E" w:rsidRPr="00B148DA">
        <w:rPr>
          <w:rFonts w:ascii="Times New Roman" w:eastAsia="宋体" w:hAnsi="Times New Roman"/>
          <w:sz w:val="24"/>
        </w:rPr>
        <w:fldChar w:fldCharType="begin"/>
      </w:r>
      <w:r w:rsidR="00C02A4E" w:rsidRPr="00B148DA">
        <w:rPr>
          <w:rFonts w:ascii="Times New Roman" w:eastAsia="宋体" w:hAnsi="Times New Roman"/>
          <w:sz w:val="24"/>
        </w:rPr>
        <w:instrText xml:space="preserve"> ADDIN EN.CITE &lt;EndNote&gt;&lt;Cite&gt;&lt;Author&gt;Louis&lt;/Author&gt;&lt;Year&gt;2007&lt;/Year&gt;&lt;RecNum&gt;501&lt;/RecNum&gt;&lt;DisplayText&gt;&lt;style face="superscript"&gt;[9]&lt;/style&gt;&lt;/DisplayText&gt;&lt;record&gt;&lt;rec-number&gt;501&lt;/rec-number&gt;&lt;foreign-keys&gt;&lt;key app="EN" db-id="wxtsfzrs39wtr6efzxixs024rdfaxwdwwe5d" timestamp="1704788530"&gt;501&lt;/key&gt;&lt;/foreign-keys&gt;&lt;ref-type name="Journal Article"&gt;17&lt;/ref-type&gt;&lt;contributors&gt;&lt;authors&gt;&lt;author&gt;Louis, D. N.&lt;/author&gt;&lt;author&gt;Ohgaki, H.&lt;/author&gt;&lt;author&gt;Wiestler, O. D.&lt;/author&gt;&lt;author&gt;Cavenee, W. K.&lt;/author&gt;&lt;author&gt;Burger, P. C.&lt;/author&gt;&lt;author&gt;Jouvet, A.&lt;/author&gt;&lt;author&gt;Scheithauer, B. W.&lt;/author&gt;&lt;author&gt;Kleihues, P.&lt;/author&gt;&lt;/authors&gt;&lt;/contributors&gt;&lt;auth-address&gt;Department of Pathology, Massachusetts General Hospital and Harvard Medical School, Boston, MA 02114, USA.&lt;/auth-address&gt;&lt;titles&gt;&lt;title&gt;The 2007 WHO classification of tumours of the central nervous system&lt;/title&gt;&lt;secondary-title&gt;Acta Neuropathol&lt;/secondary-title&gt;&lt;alt-title&gt;Acta neuropathologica&lt;/alt-title&gt;&lt;/titles&gt;&lt;periodical&gt;&lt;full-title&gt;Acta Neuropathol&lt;/full-title&gt;&lt;abbr-1&gt;Acta neuropathologica&lt;/abbr-1&gt;&lt;/periodical&gt;&lt;alt-periodical&gt;&lt;full-title&gt;Acta Neuropathol&lt;/full-title&gt;&lt;abbr-1&gt;Acta neuropathologica&lt;/abbr-1&gt;&lt;/alt-periodical&gt;&lt;pages&gt;97-109&lt;/pages&gt;&lt;volume&gt;114&lt;/volume&gt;&lt;number&gt;2&lt;/number&gt;&lt;edition&gt;2007/07/10&lt;/edition&gt;&lt;keywords&gt;&lt;keyword&gt;Central Nervous System Neoplasms/*classification&lt;/keyword&gt;&lt;keyword&gt;Humans&lt;/keyword&gt;&lt;keyword&gt;*World Health Organization&lt;/keyword&gt;&lt;/keywords&gt;&lt;dates&gt;&lt;year&gt;2007&lt;/year&gt;&lt;pub-dates&gt;&lt;date&gt;Aug&lt;/date&gt;&lt;/pub-dates&gt;&lt;/dates&gt;&lt;isbn&gt;0001-6322 (Print)&amp;#xD;0001-6322&lt;/isbn&gt;&lt;accession-num&gt;17618441&lt;/accession-num&gt;&lt;urls&gt;&lt;/urls&gt;&lt;custom2&gt;PMC1929165&lt;/custom2&gt;&lt;electronic-resource-num&gt;10.1007/s00401-007-0243-4&lt;/electronic-resource-num&gt;&lt;remote-database-provider&gt;NLM&lt;/remote-database-provider&gt;&lt;language&gt;eng&lt;/language&gt;&lt;/record&gt;&lt;/Cite&gt;&lt;/EndNote&gt;</w:instrText>
      </w:r>
      <w:r w:rsidR="00C02A4E" w:rsidRPr="00B148DA">
        <w:rPr>
          <w:rFonts w:ascii="Times New Roman" w:eastAsia="宋体" w:hAnsi="Times New Roman"/>
          <w:sz w:val="24"/>
        </w:rPr>
        <w:fldChar w:fldCharType="separate"/>
      </w:r>
      <w:r w:rsidR="00C02A4E" w:rsidRPr="00B148DA">
        <w:rPr>
          <w:rFonts w:ascii="Times New Roman" w:eastAsia="宋体" w:hAnsi="Times New Roman"/>
          <w:noProof/>
          <w:sz w:val="24"/>
          <w:vertAlign w:val="superscript"/>
        </w:rPr>
        <w:t>[</w:t>
      </w:r>
      <w:r w:rsidR="006C58C0" w:rsidRPr="00B148DA">
        <w:rPr>
          <w:rFonts w:ascii="Times New Roman" w:eastAsia="宋体" w:hAnsi="Times New Roman" w:hint="eastAsia"/>
          <w:noProof/>
          <w:sz w:val="24"/>
          <w:vertAlign w:val="superscript"/>
        </w:rPr>
        <w:t>6</w:t>
      </w:r>
      <w:r w:rsidR="00C02A4E" w:rsidRPr="00B148DA">
        <w:rPr>
          <w:rFonts w:ascii="Times New Roman" w:eastAsia="宋体" w:hAnsi="Times New Roman"/>
          <w:noProof/>
          <w:sz w:val="24"/>
          <w:vertAlign w:val="superscript"/>
        </w:rPr>
        <w:t>]</w:t>
      </w:r>
      <w:r w:rsidR="00C02A4E" w:rsidRPr="00B148DA">
        <w:rPr>
          <w:rFonts w:ascii="Times New Roman" w:eastAsia="宋体" w:hAnsi="Times New Roman"/>
          <w:sz w:val="24"/>
        </w:rPr>
        <w:fldChar w:fldCharType="end"/>
      </w:r>
      <w:r w:rsidR="00C02A4E" w:rsidRPr="00B148DA">
        <w:rPr>
          <w:rFonts w:ascii="Times New Roman" w:eastAsia="宋体" w:hAnsi="Times New Roman"/>
          <w:sz w:val="24"/>
        </w:rPr>
        <w:t>。其</w:t>
      </w:r>
      <w:commentRangeEnd w:id="11"/>
      <w:r w:rsidR="005B74C6">
        <w:rPr>
          <w:rStyle w:val="af3"/>
        </w:rPr>
        <w:commentReference w:id="11"/>
      </w:r>
      <w:r w:rsidR="00C02A4E" w:rsidRPr="00B148DA">
        <w:rPr>
          <w:rFonts w:ascii="Times New Roman" w:eastAsia="宋体" w:hAnsi="Times New Roman"/>
          <w:sz w:val="24"/>
        </w:rPr>
        <w:t>中胶质母细胞瘤</w:t>
      </w:r>
      <w:r w:rsidR="00C02A4E" w:rsidRPr="00B148DA">
        <w:rPr>
          <w:rFonts w:ascii="Times New Roman" w:eastAsia="宋体" w:hAnsi="Times New Roman"/>
          <w:sz w:val="24"/>
        </w:rPr>
        <w:t>(GBM)</w:t>
      </w:r>
      <w:r w:rsidR="00C02A4E" w:rsidRPr="00B148DA">
        <w:rPr>
          <w:rFonts w:ascii="Times New Roman" w:eastAsia="宋体" w:hAnsi="Times New Roman"/>
          <w:sz w:val="24"/>
        </w:rPr>
        <w:t>是最常见的成人原发性颅内肿瘤，占所有颅内肿瘤的</w:t>
      </w:r>
      <w:r w:rsidR="00C02A4E" w:rsidRPr="00B148DA">
        <w:rPr>
          <w:rFonts w:ascii="Times New Roman" w:eastAsia="宋体" w:hAnsi="Times New Roman"/>
          <w:sz w:val="24"/>
        </w:rPr>
        <w:t>15%</w:t>
      </w:r>
      <w:r w:rsidR="00C02A4E" w:rsidRPr="00B148DA">
        <w:rPr>
          <w:rFonts w:ascii="Times New Roman" w:eastAsia="宋体" w:hAnsi="Times New Roman"/>
          <w:sz w:val="24"/>
        </w:rPr>
        <w:t>至</w:t>
      </w:r>
      <w:r w:rsidR="00C02A4E" w:rsidRPr="00B148DA">
        <w:rPr>
          <w:rFonts w:ascii="Times New Roman" w:eastAsia="宋体" w:hAnsi="Times New Roman"/>
          <w:sz w:val="24"/>
        </w:rPr>
        <w:t>20%</w:t>
      </w:r>
      <w:r w:rsidR="00C02A4E" w:rsidRPr="00B148DA">
        <w:rPr>
          <w:rFonts w:ascii="Times New Roman" w:eastAsia="宋体" w:hAnsi="Times New Roman"/>
          <w:sz w:val="24"/>
        </w:rPr>
        <w:t>和所有星形细胞瘤的约</w:t>
      </w:r>
      <w:r w:rsidR="00C02A4E" w:rsidRPr="00B148DA">
        <w:rPr>
          <w:rFonts w:ascii="Times New Roman" w:eastAsia="宋体" w:hAnsi="Times New Roman"/>
          <w:sz w:val="24"/>
        </w:rPr>
        <w:t>50%</w:t>
      </w:r>
      <w:r w:rsidR="00C02A4E" w:rsidRPr="00B148DA">
        <w:rPr>
          <w:rFonts w:ascii="Times New Roman" w:eastAsia="宋体" w:hAnsi="Times New Roman"/>
          <w:sz w:val="24"/>
        </w:rPr>
        <w:t>。</w:t>
      </w:r>
      <w:r w:rsidR="00C02A4E" w:rsidRPr="00B148DA">
        <w:rPr>
          <w:rFonts w:ascii="Times New Roman" w:eastAsia="宋体" w:hAnsi="Times New Roman"/>
          <w:sz w:val="24"/>
        </w:rPr>
        <w:t>GBM</w:t>
      </w:r>
      <w:r w:rsidR="00C02A4E" w:rsidRPr="00B148DA">
        <w:rPr>
          <w:rFonts w:ascii="Times New Roman" w:eastAsia="宋体" w:hAnsi="Times New Roman"/>
          <w:sz w:val="24"/>
        </w:rPr>
        <w:t>的发病率随着年龄的增长而增加，在</w:t>
      </w:r>
      <w:r w:rsidR="00C02A4E" w:rsidRPr="00B148DA">
        <w:rPr>
          <w:rFonts w:ascii="Times New Roman" w:eastAsia="宋体" w:hAnsi="Times New Roman"/>
          <w:sz w:val="24"/>
        </w:rPr>
        <w:t xml:space="preserve"> 75</w:t>
      </w:r>
      <w:r w:rsidR="00C02A4E" w:rsidRPr="00B148DA">
        <w:rPr>
          <w:rFonts w:ascii="Times New Roman" w:eastAsia="宋体" w:hAnsi="Times New Roman"/>
          <w:sz w:val="24"/>
        </w:rPr>
        <w:t>～</w:t>
      </w:r>
      <w:r w:rsidR="00C02A4E" w:rsidRPr="00B148DA">
        <w:rPr>
          <w:rFonts w:ascii="Times New Roman" w:eastAsia="宋体" w:hAnsi="Times New Roman"/>
          <w:sz w:val="24"/>
        </w:rPr>
        <w:t xml:space="preserve">84 </w:t>
      </w:r>
      <w:r w:rsidR="00C02A4E" w:rsidRPr="00B148DA">
        <w:rPr>
          <w:rFonts w:ascii="Times New Roman" w:eastAsia="宋体" w:hAnsi="Times New Roman"/>
          <w:sz w:val="24"/>
        </w:rPr>
        <w:t>岁年龄段达到高峰</w:t>
      </w:r>
      <w:r w:rsidR="00C02A4E" w:rsidRPr="00B148DA">
        <w:rPr>
          <w:rFonts w:ascii="Times New Roman" w:eastAsia="宋体" w:hAnsi="Times New Roman"/>
          <w:sz w:val="24"/>
        </w:rPr>
        <w:fldChar w:fldCharType="begin">
          <w:fldData xml:space="preserve">PEVuZE5vdGU+PENpdGU+PEF1dGhvcj5NaWxsZXI8L0F1dGhvcj48WWVhcj4yMDIxPC9ZZWFyPjxS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==
</w:fldData>
        </w:fldChar>
      </w:r>
      <w:r w:rsidR="00C02A4E" w:rsidRPr="00B148DA">
        <w:rPr>
          <w:rFonts w:ascii="Times New Roman" w:eastAsia="宋体" w:hAnsi="Times New Roman"/>
          <w:sz w:val="24"/>
        </w:rPr>
        <w:instrText xml:space="preserve"> ADDIN EN.CITE </w:instrText>
      </w:r>
      <w:r w:rsidR="00C02A4E" w:rsidRPr="00B148DA">
        <w:rPr>
          <w:rFonts w:ascii="Times New Roman" w:eastAsia="宋体" w:hAnsi="Times New Roman"/>
          <w:sz w:val="24"/>
        </w:rPr>
        <w:fldChar w:fldCharType="begin">
          <w:fldData xml:space="preserve">PEVuZE5vdGU+PENpdGU+PEF1dGhvcj5NaWxsZXI8L0F1dGhvcj48WWVhcj4yMDIxPC9ZZWFyPjxS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==
</w:fldData>
        </w:fldChar>
      </w:r>
      <w:r w:rsidR="00C02A4E" w:rsidRPr="00B148DA">
        <w:rPr>
          <w:rFonts w:ascii="Times New Roman" w:eastAsia="宋体" w:hAnsi="Times New Roman"/>
          <w:sz w:val="24"/>
        </w:rPr>
        <w:instrText xml:space="preserve"> ADDIN EN.CITE.DATA </w:instrText>
      </w:r>
      <w:r w:rsidR="00C02A4E" w:rsidRPr="00B148DA">
        <w:rPr>
          <w:rFonts w:ascii="Times New Roman" w:eastAsia="宋体" w:hAnsi="Times New Roman"/>
          <w:sz w:val="24"/>
        </w:rPr>
      </w:r>
      <w:r w:rsidR="00C02A4E" w:rsidRPr="00B148DA">
        <w:rPr>
          <w:rFonts w:ascii="Times New Roman" w:eastAsia="宋体" w:hAnsi="Times New Roman"/>
          <w:sz w:val="24"/>
        </w:rPr>
        <w:fldChar w:fldCharType="end"/>
      </w:r>
      <w:r w:rsidR="00C02A4E" w:rsidRPr="00B148DA">
        <w:rPr>
          <w:rFonts w:ascii="Times New Roman" w:eastAsia="宋体" w:hAnsi="Times New Roman"/>
          <w:sz w:val="24"/>
        </w:rPr>
      </w:r>
      <w:r w:rsidR="00C02A4E" w:rsidRPr="00B148DA">
        <w:rPr>
          <w:rFonts w:ascii="Times New Roman" w:eastAsia="宋体" w:hAnsi="Times New Roman"/>
          <w:sz w:val="24"/>
        </w:rPr>
        <w:fldChar w:fldCharType="separate"/>
      </w:r>
      <w:r w:rsidR="00C02A4E" w:rsidRPr="00B148DA">
        <w:rPr>
          <w:rFonts w:ascii="Times New Roman" w:eastAsia="宋体" w:hAnsi="Times New Roman"/>
          <w:noProof/>
          <w:sz w:val="24"/>
          <w:vertAlign w:val="superscript"/>
        </w:rPr>
        <w:t>[</w:t>
      </w:r>
      <w:r w:rsidR="006C58C0" w:rsidRPr="00B148DA">
        <w:rPr>
          <w:rFonts w:ascii="Times New Roman" w:eastAsia="宋体" w:hAnsi="Times New Roman" w:hint="eastAsia"/>
          <w:noProof/>
          <w:sz w:val="24"/>
          <w:vertAlign w:val="superscript"/>
        </w:rPr>
        <w:t>7</w:t>
      </w:r>
      <w:r w:rsidR="00C02A4E" w:rsidRPr="00B148DA">
        <w:rPr>
          <w:rFonts w:ascii="Times New Roman" w:eastAsia="宋体" w:hAnsi="Times New Roman"/>
          <w:noProof/>
          <w:sz w:val="24"/>
          <w:vertAlign w:val="superscript"/>
        </w:rPr>
        <w:t>]</w:t>
      </w:r>
      <w:r w:rsidR="00C02A4E" w:rsidRPr="00B148DA">
        <w:rPr>
          <w:rFonts w:ascii="Times New Roman" w:eastAsia="宋体" w:hAnsi="Times New Roman"/>
          <w:sz w:val="24"/>
        </w:rPr>
        <w:fldChar w:fldCharType="end"/>
      </w:r>
      <w:r w:rsidR="00B14180">
        <w:rPr>
          <w:rFonts w:ascii="Times New Roman" w:eastAsia="宋体" w:hAnsi="Times New Roman" w:hint="eastAsia"/>
          <w:sz w:val="24"/>
        </w:rPr>
        <w:t>。</w:t>
      </w:r>
      <w:r w:rsidR="00C02A4E" w:rsidRPr="00B148DA">
        <w:rPr>
          <w:rFonts w:ascii="Times New Roman" w:eastAsia="宋体" w:hAnsi="Times New Roman"/>
          <w:sz w:val="24"/>
        </w:rPr>
        <w:t>近期发表于</w:t>
      </w:r>
      <w:r w:rsidR="00C02A4E" w:rsidRPr="00B148DA">
        <w:rPr>
          <w:rFonts w:ascii="Times New Roman" w:eastAsia="宋体" w:hAnsi="Times New Roman"/>
          <w:sz w:val="24"/>
        </w:rPr>
        <w:t>Nature Cancer</w:t>
      </w:r>
      <w:r w:rsidR="00C02A4E" w:rsidRPr="00B148DA">
        <w:rPr>
          <w:rFonts w:ascii="Times New Roman" w:eastAsia="宋体" w:hAnsi="Times New Roman"/>
          <w:sz w:val="24"/>
        </w:rPr>
        <w:t>的研究提示，</w:t>
      </w:r>
      <w:r w:rsidR="00C02A4E" w:rsidRPr="00B148DA">
        <w:rPr>
          <w:rFonts w:ascii="Times New Roman" w:eastAsia="宋体" w:hAnsi="Times New Roman"/>
          <w:sz w:val="24"/>
        </w:rPr>
        <w:t>GBM</w:t>
      </w:r>
      <w:r w:rsidR="00C02A4E" w:rsidRPr="00B148DA">
        <w:rPr>
          <w:rFonts w:ascii="Times New Roman" w:eastAsia="宋体" w:hAnsi="Times New Roman"/>
          <w:sz w:val="24"/>
        </w:rPr>
        <w:t>已超过胰腺癌和肝癌成为第一难治的肿瘤</w:t>
      </w:r>
      <w:r w:rsidR="00C02A4E" w:rsidRPr="00B148DA">
        <w:rPr>
          <w:rFonts w:ascii="Times New Roman" w:eastAsia="宋体" w:hAnsi="Times New Roman"/>
          <w:sz w:val="24"/>
        </w:rPr>
        <w:fldChar w:fldCharType="begin">
          <w:fldData xml:space="preserve">PEVuZE5vdGU+PENpdGU+PEF1dGhvcj5DaGVuPC9BdXRob3I+PFllYXI+MjAyMTwvWWVhcj48UmVj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</w:fldData>
        </w:fldChar>
      </w:r>
      <w:r w:rsidR="00C02A4E" w:rsidRPr="00B148DA">
        <w:rPr>
          <w:rFonts w:ascii="Times New Roman" w:eastAsia="宋体" w:hAnsi="Times New Roman"/>
          <w:sz w:val="24"/>
        </w:rPr>
        <w:instrText xml:space="preserve"> ADDIN EN.CITE </w:instrText>
      </w:r>
      <w:r w:rsidR="00C02A4E" w:rsidRPr="00B148DA">
        <w:rPr>
          <w:rFonts w:ascii="Times New Roman" w:eastAsia="宋体" w:hAnsi="Times New Roman"/>
          <w:sz w:val="24"/>
        </w:rPr>
        <w:fldChar w:fldCharType="begin">
          <w:fldData xml:space="preserve">PEVuZE5vdGU+PENpdGU+PEF1dGhvcj5DaGVuPC9BdXRob3I+PFllYXI+MjAyMTwvWWVhcj48UmVj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</w:fldData>
        </w:fldChar>
      </w:r>
      <w:r w:rsidR="00C02A4E" w:rsidRPr="00B148DA">
        <w:rPr>
          <w:rFonts w:ascii="Times New Roman" w:eastAsia="宋体" w:hAnsi="Times New Roman"/>
          <w:sz w:val="24"/>
        </w:rPr>
        <w:instrText xml:space="preserve"> ADDIN EN.CITE.DATA </w:instrText>
      </w:r>
      <w:r w:rsidR="00C02A4E" w:rsidRPr="00B148DA">
        <w:rPr>
          <w:rFonts w:ascii="Times New Roman" w:eastAsia="宋体" w:hAnsi="Times New Roman"/>
          <w:sz w:val="24"/>
        </w:rPr>
      </w:r>
      <w:r w:rsidR="00C02A4E" w:rsidRPr="00B148DA">
        <w:rPr>
          <w:rFonts w:ascii="Times New Roman" w:eastAsia="宋体" w:hAnsi="Times New Roman"/>
          <w:sz w:val="24"/>
        </w:rPr>
        <w:fldChar w:fldCharType="end"/>
      </w:r>
      <w:r w:rsidR="00C02A4E" w:rsidRPr="00B148DA">
        <w:rPr>
          <w:rFonts w:ascii="Times New Roman" w:eastAsia="宋体" w:hAnsi="Times New Roman"/>
          <w:sz w:val="24"/>
        </w:rPr>
      </w:r>
      <w:r w:rsidR="00C02A4E" w:rsidRPr="00B148DA">
        <w:rPr>
          <w:rFonts w:ascii="Times New Roman" w:eastAsia="宋体" w:hAnsi="Times New Roman"/>
          <w:sz w:val="24"/>
        </w:rPr>
        <w:fldChar w:fldCharType="separate"/>
      </w:r>
      <w:r w:rsidR="00C02A4E" w:rsidRPr="00B148DA">
        <w:rPr>
          <w:rFonts w:ascii="Times New Roman" w:eastAsia="宋体" w:hAnsi="Times New Roman"/>
          <w:noProof/>
          <w:sz w:val="24"/>
          <w:vertAlign w:val="superscript"/>
        </w:rPr>
        <w:t>[</w:t>
      </w:r>
      <w:r w:rsidR="006C58C0" w:rsidRPr="00B148DA">
        <w:rPr>
          <w:rFonts w:ascii="Times New Roman" w:eastAsia="宋体" w:hAnsi="Times New Roman" w:hint="eastAsia"/>
          <w:noProof/>
          <w:sz w:val="24"/>
          <w:vertAlign w:val="superscript"/>
        </w:rPr>
        <w:t>9</w:t>
      </w:r>
      <w:r w:rsidR="00C02A4E" w:rsidRPr="00B148DA">
        <w:rPr>
          <w:rFonts w:ascii="Times New Roman" w:eastAsia="宋体" w:hAnsi="Times New Roman"/>
          <w:noProof/>
          <w:sz w:val="24"/>
          <w:vertAlign w:val="superscript"/>
        </w:rPr>
        <w:t>]</w:t>
      </w:r>
      <w:r w:rsidR="00C02A4E" w:rsidRPr="00B148DA">
        <w:rPr>
          <w:rFonts w:ascii="Times New Roman" w:eastAsia="宋体" w:hAnsi="Times New Roman"/>
          <w:sz w:val="24"/>
        </w:rPr>
        <w:fldChar w:fldCharType="end"/>
      </w:r>
      <w:r w:rsidR="00C02A4E" w:rsidRPr="00B148DA">
        <w:rPr>
          <w:rFonts w:ascii="Times New Roman" w:eastAsia="宋体" w:hAnsi="Times New Roman"/>
          <w:sz w:val="24"/>
        </w:rPr>
        <w:t>。</w:t>
      </w:r>
      <w:commentRangeEnd w:id="9"/>
      <w:r w:rsidR="006935BB">
        <w:rPr>
          <w:rStyle w:val="af3"/>
        </w:rPr>
        <w:commentReference w:id="9"/>
      </w:r>
    </w:p>
    <w:p w14:paraId="61C486C3" w14:textId="77777777" w:rsidR="0092434B" w:rsidRDefault="00E330E9" w:rsidP="00D7025C">
      <w:pPr>
        <w:wordWrap w:val="0"/>
        <w:topLinePunct/>
        <w:spacing w:line="360" w:lineRule="auto"/>
        <w:ind w:firstLineChars="200" w:firstLine="480"/>
        <w:rPr>
          <w:ins w:id="12" w:author="FF GOU" w:date="2024-10-28T22:03:00Z" w16du:dateUtc="2024-10-28T14:03:00Z"/>
          <w:rFonts w:ascii="Times New Roman" w:eastAsia="宋体" w:hAnsi="Times New Roman"/>
          <w:sz w:val="24"/>
        </w:rPr>
      </w:pPr>
      <w:r w:rsidRPr="00876EC0">
        <w:rPr>
          <w:rFonts w:ascii="Times New Roman" w:eastAsia="宋体" w:hAnsi="Times New Roman" w:hint="eastAsia"/>
          <w:sz w:val="24"/>
        </w:rPr>
        <w:t>高效诊断、精准放疗和切割手术是延长脑癌患者生存期的关键手段</w:t>
      </w:r>
      <w:r>
        <w:rPr>
          <w:rFonts w:ascii="Times New Roman" w:eastAsia="宋体" w:hAnsi="Times New Roman" w:hint="eastAsia"/>
          <w:sz w:val="24"/>
        </w:rPr>
        <w:t>，目前</w:t>
      </w:r>
      <w:r w:rsidR="00BF3040">
        <w:rPr>
          <w:rFonts w:ascii="Times New Roman" w:eastAsia="宋体" w:hAnsi="Times New Roman" w:hint="eastAsia"/>
          <w:sz w:val="24"/>
        </w:rPr>
        <w:t>传统的影像学技术已成为脑胶质瘤</w:t>
      </w:r>
      <w:r w:rsidR="00563F3C" w:rsidRPr="00563F3C">
        <w:rPr>
          <w:rFonts w:ascii="Times New Roman" w:eastAsia="宋体" w:hAnsi="Times New Roman" w:hint="eastAsia"/>
          <w:sz w:val="24"/>
        </w:rPr>
        <w:t>诊断、分级以及治疗规划的重要工具</w:t>
      </w:r>
      <w:r w:rsidR="003070F9">
        <w:rPr>
          <w:rFonts w:ascii="Times New Roman" w:eastAsia="宋体" w:hAnsi="Times New Roman" w:hint="eastAsia"/>
          <w:sz w:val="24"/>
        </w:rPr>
        <w:t>[25]</w:t>
      </w:r>
      <w:r w:rsidR="00563F3C" w:rsidRPr="00563F3C">
        <w:rPr>
          <w:rFonts w:ascii="Times New Roman" w:eastAsia="宋体" w:hAnsi="Times New Roman" w:hint="eastAsia"/>
          <w:sz w:val="24"/>
        </w:rPr>
        <w:t>。</w:t>
      </w:r>
      <w:r w:rsidR="00563F3C">
        <w:rPr>
          <w:rFonts w:ascii="Times New Roman" w:eastAsia="宋体" w:hAnsi="Times New Roman" w:hint="eastAsia"/>
          <w:sz w:val="24"/>
        </w:rPr>
        <w:t>而</w:t>
      </w:r>
      <w:r w:rsidR="00563F3C" w:rsidRPr="00412839">
        <w:rPr>
          <w:rFonts w:ascii="Times New Roman" w:eastAsia="宋体" w:hAnsi="Times New Roman" w:hint="eastAsia"/>
          <w:sz w:val="24"/>
        </w:rPr>
        <w:t>在众多成像技术中，磁共振成像（</w:t>
      </w:r>
      <w:r w:rsidR="00563F3C" w:rsidRPr="00A52B4A">
        <w:rPr>
          <w:rFonts w:ascii="Times New Roman" w:eastAsia="宋体" w:hAnsi="Times New Roman"/>
          <w:sz w:val="24"/>
        </w:rPr>
        <w:t>Magnetic resonance imaging, MRI</w:t>
      </w:r>
      <w:r w:rsidR="00563F3C" w:rsidRPr="00412839">
        <w:rPr>
          <w:rFonts w:ascii="Times New Roman" w:eastAsia="宋体" w:hAnsi="Times New Roman"/>
          <w:sz w:val="24"/>
        </w:rPr>
        <w:t>）因</w:t>
      </w:r>
      <w:r w:rsidR="00563F3C">
        <w:rPr>
          <w:rFonts w:ascii="Times New Roman" w:eastAsia="宋体" w:hAnsi="Times New Roman" w:hint="eastAsia"/>
          <w:sz w:val="24"/>
        </w:rPr>
        <w:t>其具</w:t>
      </w:r>
      <w:r w:rsidR="00563F3C" w:rsidRPr="00412839">
        <w:rPr>
          <w:rFonts w:ascii="Times New Roman" w:eastAsia="宋体" w:hAnsi="Times New Roman"/>
          <w:sz w:val="24"/>
        </w:rPr>
        <w:t>有卓越的软组织对比度和高空间分辨率，能够清晰地显示脑组织的细微结构</w:t>
      </w:r>
      <w:r w:rsidR="00841D15">
        <w:rPr>
          <w:rFonts w:ascii="Times New Roman" w:eastAsia="宋体" w:hAnsi="Times New Roman" w:hint="eastAsia"/>
          <w:sz w:val="24"/>
        </w:rPr>
        <w:t>[23]</w:t>
      </w:r>
      <w:r w:rsidR="00563F3C" w:rsidRPr="00412839">
        <w:rPr>
          <w:rFonts w:ascii="Times New Roman" w:eastAsia="宋体" w:hAnsi="Times New Roman"/>
          <w:sz w:val="24"/>
        </w:rPr>
        <w:t>。这对于识别和定位脑胶质瘤，尤其是那些形态不规则、边界模糊的肿瘤成为评估脑胶质瘤的首选方法。</w:t>
      </w:r>
    </w:p>
    <w:p w14:paraId="33ACCC59" w14:textId="41472789" w:rsidR="00796E83" w:rsidRPr="00A52B4A" w:rsidRDefault="009710ED" w:rsidP="00D7025C">
      <w:pPr>
        <w:wordWrap w:val="0"/>
        <w:topLinePunct/>
        <w:spacing w:line="360" w:lineRule="auto"/>
        <w:ind w:firstLineChars="200" w:firstLine="480"/>
        <w:rPr>
          <w:rFonts w:ascii="Times New Roman" w:eastAsia="宋体" w:hAnsi="Times New Roman"/>
          <w:sz w:val="24"/>
        </w:rPr>
      </w:pPr>
      <w:r w:rsidRPr="009710ED">
        <w:rPr>
          <w:rFonts w:ascii="Times New Roman" w:eastAsia="宋体" w:hAnsi="Times New Roman"/>
          <w:sz w:val="24"/>
        </w:rPr>
        <w:t>然而，尽管</w:t>
      </w:r>
      <w:r w:rsidRPr="009710ED">
        <w:rPr>
          <w:rFonts w:ascii="Times New Roman" w:eastAsia="宋体" w:hAnsi="Times New Roman"/>
          <w:sz w:val="24"/>
        </w:rPr>
        <w:t>MRI</w:t>
      </w:r>
      <w:r w:rsidRPr="009710ED">
        <w:rPr>
          <w:rFonts w:ascii="Times New Roman" w:eastAsia="宋体" w:hAnsi="Times New Roman"/>
          <w:sz w:val="24"/>
        </w:rPr>
        <w:t>在脑胶质瘤的诊断中发挥了重要作用，其复杂的生物学特性使得精确诊断和评估依然面临诸多挑战</w:t>
      </w:r>
      <w:r w:rsidR="00AF50B1">
        <w:rPr>
          <w:rFonts w:ascii="Times New Roman" w:eastAsia="宋体" w:hAnsi="Times New Roman" w:hint="eastAsia"/>
          <w:sz w:val="24"/>
        </w:rPr>
        <w:t>：</w:t>
      </w:r>
    </w:p>
    <w:p w14:paraId="190F2378" w14:textId="086A5928" w:rsidR="000E4C16" w:rsidRPr="00AF50B1" w:rsidRDefault="00716C7D" w:rsidP="00AF50B1">
      <w:pPr>
        <w:pStyle w:val="a9"/>
        <w:numPr>
          <w:ilvl w:val="0"/>
          <w:numId w:val="4"/>
        </w:numPr>
        <w:wordWrap w:val="0"/>
        <w:topLinePunct/>
        <w:spacing w:line="360" w:lineRule="auto"/>
        <w:rPr>
          <w:rFonts w:ascii="Times New Roman" w:eastAsia="宋体" w:hAnsi="Times New Roman"/>
          <w:sz w:val="24"/>
        </w:rPr>
      </w:pPr>
      <w:commentRangeStart w:id="13"/>
      <w:r w:rsidRPr="00AF50B1">
        <w:rPr>
          <w:rFonts w:ascii="Times New Roman" w:eastAsia="宋体" w:hAnsi="Times New Roman" w:hint="eastAsia"/>
          <w:sz w:val="24"/>
        </w:rPr>
        <w:t>脑胶质瘤通常表现出高度的异质性、侵袭性生长以及对周围脑组织的浸润</w:t>
      </w:r>
      <w:r w:rsidR="00DE4689">
        <w:rPr>
          <w:rFonts w:ascii="Times New Roman" w:eastAsia="宋体" w:hAnsi="Times New Roman" w:hint="eastAsia"/>
          <w:sz w:val="24"/>
        </w:rPr>
        <w:t>[2</w:t>
      </w:r>
      <w:commentRangeStart w:id="14"/>
      <w:r w:rsidR="00DE4689">
        <w:rPr>
          <w:rFonts w:ascii="Times New Roman" w:eastAsia="宋体" w:hAnsi="Times New Roman" w:hint="eastAsia"/>
          <w:sz w:val="24"/>
        </w:rPr>
        <w:t>5]</w:t>
      </w:r>
      <w:r w:rsidR="00412839" w:rsidRPr="00AF50B1">
        <w:rPr>
          <w:rFonts w:ascii="Times New Roman" w:eastAsia="宋体" w:hAnsi="Times New Roman" w:hint="eastAsia"/>
          <w:sz w:val="24"/>
        </w:rPr>
        <w:t>，脑胶</w:t>
      </w:r>
      <w:commentRangeEnd w:id="14"/>
      <w:r w:rsidR="005B74C6">
        <w:rPr>
          <w:rStyle w:val="af3"/>
        </w:rPr>
        <w:commentReference w:id="14"/>
      </w:r>
      <w:r w:rsidR="00412839" w:rsidRPr="00AF50B1">
        <w:rPr>
          <w:rFonts w:ascii="Times New Roman" w:eastAsia="宋体" w:hAnsi="Times New Roman" w:hint="eastAsia"/>
          <w:sz w:val="24"/>
        </w:rPr>
        <w:t>质瘤很少形成明确的边界，而是以浸润性的方式生长，使得肿瘤细胞深入正常脑组织内部</w:t>
      </w:r>
      <w:r w:rsidR="00A10A65">
        <w:rPr>
          <w:rFonts w:ascii="Times New Roman" w:eastAsia="宋体" w:hAnsi="Times New Roman" w:hint="eastAsia"/>
          <w:sz w:val="24"/>
        </w:rPr>
        <w:t>[27]</w:t>
      </w:r>
      <w:r w:rsidR="00412839" w:rsidRPr="00AF50B1">
        <w:rPr>
          <w:rFonts w:ascii="Times New Roman" w:eastAsia="宋体" w:hAnsi="Times New Roman" w:hint="eastAsia"/>
          <w:sz w:val="24"/>
        </w:rPr>
        <w:t>。这些特性</w:t>
      </w:r>
      <w:r w:rsidR="00EF602A" w:rsidRPr="00AF50B1">
        <w:rPr>
          <w:rFonts w:ascii="Times New Roman" w:eastAsia="宋体" w:hAnsi="Times New Roman" w:hint="eastAsia"/>
          <w:sz w:val="24"/>
        </w:rPr>
        <w:t>增大了人工识别脑胶质瘤的难度</w:t>
      </w:r>
      <w:r w:rsidR="00412839" w:rsidRPr="00AF50B1">
        <w:rPr>
          <w:rFonts w:ascii="Times New Roman" w:eastAsia="宋体" w:hAnsi="Times New Roman" w:hint="eastAsia"/>
          <w:sz w:val="24"/>
        </w:rPr>
        <w:t>。</w:t>
      </w:r>
    </w:p>
    <w:p w14:paraId="65D21A96" w14:textId="6B3E3808" w:rsidR="003E2FF5" w:rsidRDefault="000E4C16" w:rsidP="00876EC0">
      <w:pPr>
        <w:pStyle w:val="a9"/>
        <w:numPr>
          <w:ilvl w:val="0"/>
          <w:numId w:val="4"/>
        </w:numPr>
        <w:wordWrap w:val="0"/>
        <w:topLinePunct/>
        <w:spacing w:line="360" w:lineRule="auto"/>
        <w:rPr>
          <w:rFonts w:ascii="Times New Roman" w:eastAsia="宋体" w:hAnsi="Times New Roman"/>
          <w:sz w:val="24"/>
        </w:rPr>
      </w:pPr>
      <w:r w:rsidRPr="00876EC0">
        <w:rPr>
          <w:rFonts w:ascii="Times New Roman" w:eastAsia="宋体" w:hAnsi="Times New Roman" w:hint="eastAsia"/>
          <w:sz w:val="24"/>
        </w:rPr>
        <w:t>在手术治疗中，事先准确定位肿瘤区域至关重要。传统的方法主要依赖于医生的经验，通过在</w:t>
      </w:r>
      <w:r w:rsidRPr="00876EC0">
        <w:rPr>
          <w:rFonts w:ascii="Times New Roman" w:eastAsia="宋体" w:hAnsi="Times New Roman"/>
          <w:sz w:val="24"/>
        </w:rPr>
        <w:t>3D</w:t>
      </w:r>
      <w:r w:rsidRPr="00876EC0">
        <w:rPr>
          <w:rFonts w:ascii="Times New Roman" w:eastAsia="宋体" w:hAnsi="Times New Roman"/>
          <w:sz w:val="24"/>
        </w:rPr>
        <w:t>磁共振影像中逐层手动勾勒出肿瘤区域</w:t>
      </w:r>
      <w:r w:rsidR="001A59F6">
        <w:rPr>
          <w:rFonts w:ascii="Times New Roman" w:eastAsia="宋体" w:hAnsi="Times New Roman" w:hint="eastAsia"/>
          <w:sz w:val="24"/>
        </w:rPr>
        <w:t>[28]</w:t>
      </w:r>
      <w:r w:rsidRPr="00876EC0">
        <w:rPr>
          <w:rFonts w:ascii="Times New Roman" w:eastAsia="宋体" w:hAnsi="Times New Roman"/>
          <w:sz w:val="24"/>
        </w:rPr>
        <w:t>。这种手动分割方法需要医生花费大量时间和精力，逐层勾勒肿瘤区域，效率不高。</w:t>
      </w:r>
    </w:p>
    <w:p w14:paraId="746502D4" w14:textId="4FA99071" w:rsidR="00876EC0" w:rsidRDefault="000E4C16" w:rsidP="00876EC0">
      <w:pPr>
        <w:pStyle w:val="a9"/>
        <w:numPr>
          <w:ilvl w:val="0"/>
          <w:numId w:val="4"/>
        </w:numPr>
        <w:wordWrap w:val="0"/>
        <w:topLinePunct/>
        <w:spacing w:line="360" w:lineRule="auto"/>
        <w:rPr>
          <w:rFonts w:ascii="Times New Roman" w:eastAsia="宋体" w:hAnsi="Times New Roman"/>
          <w:sz w:val="24"/>
        </w:rPr>
      </w:pPr>
      <w:r w:rsidRPr="00876EC0">
        <w:rPr>
          <w:rFonts w:ascii="Times New Roman" w:eastAsia="宋体" w:hAnsi="Times New Roman"/>
          <w:sz w:val="24"/>
        </w:rPr>
        <w:t>由于受限于医生个人经验和主观判断，</w:t>
      </w:r>
      <w:r w:rsidR="003E2FF5">
        <w:rPr>
          <w:rFonts w:ascii="Times New Roman" w:eastAsia="宋体" w:hAnsi="Times New Roman" w:hint="eastAsia"/>
          <w:sz w:val="24"/>
        </w:rPr>
        <w:t>对肿瘤区域的</w:t>
      </w:r>
      <w:r w:rsidRPr="00876EC0">
        <w:rPr>
          <w:rFonts w:ascii="Times New Roman" w:eastAsia="宋体" w:hAnsi="Times New Roman"/>
          <w:sz w:val="24"/>
        </w:rPr>
        <w:t>手动分割容易产生误判，导致肿瘤区域的定位不够精准，影响了治疗效果</w:t>
      </w:r>
      <w:r w:rsidR="0061259E">
        <w:rPr>
          <w:rFonts w:ascii="Times New Roman" w:eastAsia="宋体" w:hAnsi="Times New Roman" w:hint="eastAsia"/>
          <w:sz w:val="24"/>
        </w:rPr>
        <w:t>[29]</w:t>
      </w:r>
      <w:r w:rsidRPr="00876EC0">
        <w:rPr>
          <w:rFonts w:ascii="Times New Roman" w:eastAsia="宋体" w:hAnsi="Times New Roman"/>
          <w:sz w:val="24"/>
        </w:rPr>
        <w:t>。</w:t>
      </w:r>
    </w:p>
    <w:p w14:paraId="20FA0B8D" w14:textId="76F47948" w:rsidR="004575CA" w:rsidRPr="004575CA" w:rsidRDefault="004575CA" w:rsidP="004575CA">
      <w:pPr>
        <w:pStyle w:val="a9"/>
        <w:numPr>
          <w:ilvl w:val="0"/>
          <w:numId w:val="4"/>
        </w:numPr>
        <w:wordWrap w:val="0"/>
        <w:topLinePunct/>
        <w:spacing w:line="360" w:lineRule="auto"/>
        <w:rPr>
          <w:rFonts w:ascii="Times New Roman" w:eastAsia="宋体" w:hAnsi="Times New Roman"/>
          <w:sz w:val="24"/>
        </w:rPr>
      </w:pPr>
      <w:del w:id="15" w:author="FF GOU" w:date="2024-10-28T21:57:00Z" w16du:dateUtc="2024-10-28T13:57:00Z">
        <w:r w:rsidRPr="004575CA" w:rsidDel="005B74C6">
          <w:rPr>
            <w:rFonts w:ascii="Times New Roman" w:eastAsia="宋体" w:hAnsi="Times New Roman" w:hint="eastAsia"/>
            <w:sz w:val="24"/>
          </w:rPr>
          <w:delText>在</w:delText>
        </w:r>
      </w:del>
      <w:r w:rsidRPr="004575CA">
        <w:rPr>
          <w:rFonts w:ascii="Times New Roman" w:eastAsia="宋体" w:hAnsi="Times New Roman" w:hint="eastAsia"/>
          <w:sz w:val="24"/>
        </w:rPr>
        <w:t>发展中国家</w:t>
      </w:r>
      <w:del w:id="16" w:author="FF GOU" w:date="2024-10-28T21:58:00Z" w16du:dateUtc="2024-10-28T13:58:00Z">
        <w:r w:rsidRPr="004575CA" w:rsidDel="005B74C6">
          <w:rPr>
            <w:rFonts w:ascii="Times New Roman" w:eastAsia="宋体" w:hAnsi="Times New Roman" w:hint="eastAsia"/>
            <w:sz w:val="24"/>
          </w:rPr>
          <w:delText>，由于</w:delText>
        </w:r>
      </w:del>
      <w:r w:rsidRPr="004575CA">
        <w:rPr>
          <w:rFonts w:ascii="Times New Roman" w:eastAsia="宋体" w:hAnsi="Times New Roman" w:hint="eastAsia"/>
          <w:sz w:val="24"/>
        </w:rPr>
        <w:t>医疗资源的匮乏</w:t>
      </w:r>
      <w:del w:id="17" w:author="FF GOU" w:date="2024-10-28T21:58:00Z" w16du:dateUtc="2024-10-28T13:58:00Z">
        <w:r w:rsidRPr="004575CA" w:rsidDel="005B74C6">
          <w:rPr>
            <w:rFonts w:ascii="Times New Roman" w:eastAsia="宋体" w:hAnsi="Times New Roman" w:hint="eastAsia"/>
            <w:sz w:val="24"/>
          </w:rPr>
          <w:delText>，脑胶质瘤的诊断面临巨大挑战</w:delText>
        </w:r>
        <w:r w:rsidR="00B669F8" w:rsidDel="005B74C6">
          <w:rPr>
            <w:rFonts w:ascii="Times New Roman" w:eastAsia="宋体" w:hAnsi="Times New Roman" w:hint="eastAsia"/>
            <w:sz w:val="24"/>
          </w:rPr>
          <w:delText>[30]</w:delText>
        </w:r>
        <w:r w:rsidRPr="004575CA" w:rsidDel="005B74C6">
          <w:rPr>
            <w:rFonts w:ascii="Times New Roman" w:eastAsia="宋体" w:hAnsi="Times New Roman" w:hint="eastAsia"/>
            <w:sz w:val="24"/>
          </w:rPr>
          <w:delText>。</w:delText>
        </w:r>
      </w:del>
      <w:ins w:id="18" w:author="FF GOU" w:date="2024-10-28T21:58:00Z" w16du:dateUtc="2024-10-28T13:58:00Z">
        <w:r w:rsidR="005B74C6">
          <w:rPr>
            <w:rFonts w:ascii="Times New Roman" w:eastAsia="宋体" w:hAnsi="Times New Roman" w:hint="eastAsia"/>
            <w:sz w:val="24"/>
          </w:rPr>
          <w:t>，</w:t>
        </w:r>
      </w:ins>
      <w:r w:rsidRPr="004575CA">
        <w:rPr>
          <w:rFonts w:ascii="Times New Roman" w:eastAsia="宋体" w:hAnsi="Times New Roman" w:hint="eastAsia"/>
          <w:sz w:val="24"/>
        </w:rPr>
        <w:t>先进的影像设备如</w:t>
      </w:r>
      <w:r w:rsidRPr="004575CA">
        <w:rPr>
          <w:rFonts w:ascii="Times New Roman" w:eastAsia="宋体" w:hAnsi="Times New Roman" w:hint="eastAsia"/>
          <w:sz w:val="24"/>
        </w:rPr>
        <w:t>MRI</w:t>
      </w:r>
      <w:r w:rsidRPr="004575CA">
        <w:rPr>
          <w:rFonts w:ascii="Times New Roman" w:eastAsia="宋体" w:hAnsi="Times New Roman" w:hint="eastAsia"/>
          <w:sz w:val="24"/>
        </w:rPr>
        <w:t>和</w:t>
      </w:r>
      <w:r w:rsidRPr="004575CA">
        <w:rPr>
          <w:rFonts w:ascii="Times New Roman" w:eastAsia="宋体" w:hAnsi="Times New Roman" w:hint="eastAsia"/>
          <w:sz w:val="24"/>
        </w:rPr>
        <w:t>CT</w:t>
      </w:r>
      <w:r w:rsidRPr="004575CA">
        <w:rPr>
          <w:rFonts w:ascii="Times New Roman" w:eastAsia="宋体" w:hAnsi="Times New Roman" w:hint="eastAsia"/>
          <w:sz w:val="24"/>
        </w:rPr>
        <w:t>并不普及，医疗设施</w:t>
      </w:r>
      <w:r w:rsidR="00E02AB0">
        <w:rPr>
          <w:rFonts w:ascii="Times New Roman" w:eastAsia="宋体" w:hAnsi="Times New Roman" w:hint="eastAsia"/>
          <w:sz w:val="24"/>
        </w:rPr>
        <w:t>的</w:t>
      </w:r>
      <w:r w:rsidRPr="004575CA">
        <w:rPr>
          <w:rFonts w:ascii="Times New Roman" w:eastAsia="宋体" w:hAnsi="Times New Roman" w:hint="eastAsia"/>
          <w:sz w:val="24"/>
        </w:rPr>
        <w:t>不足，放射科和神经科专家的短缺进一步加剧了诊断难度</w:t>
      </w:r>
      <w:r w:rsidR="00507746">
        <w:rPr>
          <w:rFonts w:ascii="Times New Roman" w:eastAsia="宋体" w:hAnsi="Times New Roman" w:hint="eastAsia"/>
          <w:sz w:val="24"/>
        </w:rPr>
        <w:t>[31]</w:t>
      </w:r>
      <w:r w:rsidRPr="004575CA">
        <w:rPr>
          <w:rFonts w:ascii="Times New Roman" w:eastAsia="宋体" w:hAnsi="Times New Roman" w:hint="eastAsia"/>
          <w:sz w:val="24"/>
        </w:rPr>
        <w:t>。</w:t>
      </w:r>
      <w:commentRangeEnd w:id="13"/>
      <w:r w:rsidR="006935BB">
        <w:rPr>
          <w:rStyle w:val="af3"/>
        </w:rPr>
        <w:commentReference w:id="13"/>
      </w:r>
    </w:p>
    <w:p w14:paraId="0EE5A155" w14:textId="5C410448" w:rsidR="000E4C16" w:rsidRPr="00876EC0" w:rsidRDefault="000E4C16" w:rsidP="006269E4">
      <w:pPr>
        <w:wordWrap w:val="0"/>
        <w:topLinePunct/>
        <w:spacing w:line="360" w:lineRule="auto"/>
        <w:ind w:firstLine="360"/>
        <w:rPr>
          <w:rFonts w:ascii="Times New Roman" w:eastAsia="宋体" w:hAnsi="Times New Roman"/>
          <w:sz w:val="24"/>
        </w:rPr>
      </w:pPr>
      <w:r w:rsidRPr="00876EC0">
        <w:rPr>
          <w:rFonts w:ascii="Times New Roman" w:eastAsia="宋体" w:hAnsi="Times New Roman" w:hint="eastAsia"/>
          <w:sz w:val="24"/>
        </w:rPr>
        <w:t>为了克服这些困难，开发基于</w:t>
      </w:r>
      <w:r w:rsidR="00FD55A1">
        <w:rPr>
          <w:rFonts w:ascii="Times New Roman" w:eastAsia="宋体" w:hAnsi="Times New Roman" w:hint="eastAsia"/>
          <w:sz w:val="24"/>
        </w:rPr>
        <w:t>深度学习的</w:t>
      </w:r>
      <w:r w:rsidRPr="00876EC0">
        <w:rPr>
          <w:rFonts w:ascii="Times New Roman" w:eastAsia="宋体" w:hAnsi="Times New Roman" w:hint="eastAsia"/>
          <w:sz w:val="24"/>
        </w:rPr>
        <w:t>自动分割方法成为当前的研究热点之一</w:t>
      </w:r>
      <w:r w:rsidR="00800F0F">
        <w:rPr>
          <w:rFonts w:ascii="Times New Roman" w:eastAsia="宋体" w:hAnsi="Times New Roman" w:hint="eastAsia"/>
          <w:sz w:val="24"/>
        </w:rPr>
        <w:t>[24]</w:t>
      </w:r>
      <w:r w:rsidRPr="00876EC0">
        <w:rPr>
          <w:rFonts w:ascii="Times New Roman" w:eastAsia="宋体" w:hAnsi="Times New Roman" w:hint="eastAsia"/>
          <w:sz w:val="24"/>
        </w:rPr>
        <w:t>。自动分割技术利用计算机算法对</w:t>
      </w:r>
      <w:r w:rsidRPr="00876EC0">
        <w:rPr>
          <w:rFonts w:ascii="Times New Roman" w:eastAsia="宋体" w:hAnsi="Times New Roman"/>
          <w:sz w:val="24"/>
        </w:rPr>
        <w:t>MRI</w:t>
      </w:r>
      <w:r w:rsidRPr="00876EC0">
        <w:rPr>
          <w:rFonts w:ascii="Times New Roman" w:eastAsia="宋体" w:hAnsi="Times New Roman"/>
          <w:sz w:val="24"/>
        </w:rPr>
        <w:t>影像进行处理，能够快速、准确地识别和标记出肿瘤区域，为手术治疗提供了精准的定位</w:t>
      </w:r>
      <w:r w:rsidR="00D43968">
        <w:rPr>
          <w:rFonts w:ascii="Times New Roman" w:eastAsia="宋体" w:hAnsi="Times New Roman" w:hint="eastAsia"/>
          <w:sz w:val="24"/>
        </w:rPr>
        <w:t>[32]</w:t>
      </w:r>
      <w:r w:rsidRPr="00876EC0">
        <w:rPr>
          <w:rFonts w:ascii="Times New Roman" w:eastAsia="宋体" w:hAnsi="Times New Roman"/>
          <w:sz w:val="24"/>
        </w:rPr>
        <w:t>。</w:t>
      </w:r>
      <w:r w:rsidR="00B808A8" w:rsidRPr="00B808A8">
        <w:rPr>
          <w:rFonts w:ascii="Times New Roman" w:eastAsia="宋体" w:hAnsi="Times New Roman" w:hint="eastAsia"/>
          <w:sz w:val="24"/>
        </w:rPr>
        <w:t>随着自动分割技术的深入研究，众多新颖的分割方法相继被提出，以进一步提升肿瘤分割的精度</w:t>
      </w:r>
      <w:r w:rsidR="00B808A8" w:rsidRPr="00B808A8">
        <w:rPr>
          <w:rFonts w:ascii="Times New Roman" w:eastAsia="宋体" w:hAnsi="Times New Roman" w:hint="eastAsia"/>
          <w:sz w:val="24"/>
        </w:rPr>
        <w:lastRenderedPageBreak/>
        <w:t>与效率</w:t>
      </w:r>
      <w:r w:rsidRPr="00876EC0">
        <w:rPr>
          <w:rFonts w:ascii="Times New Roman" w:eastAsia="宋体" w:hAnsi="Times New Roman"/>
          <w:sz w:val="24"/>
        </w:rPr>
        <w:t>。</w:t>
      </w:r>
      <w:commentRangeStart w:id="19"/>
      <w:r w:rsidR="006269E4" w:rsidRPr="006269E4">
        <w:rPr>
          <w:rFonts w:ascii="Times New Roman" w:eastAsia="宋体" w:hAnsi="Times New Roman" w:hint="eastAsia"/>
          <w:sz w:val="24"/>
        </w:rPr>
        <w:t>Xu</w:t>
      </w:r>
      <w:r w:rsidR="006269E4" w:rsidRPr="006269E4">
        <w:rPr>
          <w:rFonts w:ascii="Times New Roman" w:eastAsia="宋体" w:hAnsi="Times New Roman" w:hint="eastAsia"/>
          <w:sz w:val="24"/>
        </w:rPr>
        <w:t>等人</w:t>
      </w:r>
      <w:r w:rsidR="006269E4" w:rsidRPr="006269E4">
        <w:rPr>
          <w:rFonts w:ascii="Times New Roman" w:eastAsia="宋体" w:hAnsi="Times New Roman" w:hint="eastAsia"/>
          <w:sz w:val="24"/>
        </w:rPr>
        <w:t>[34]</w:t>
      </w:r>
      <w:r w:rsidR="006269E4" w:rsidRPr="006269E4">
        <w:rPr>
          <w:rFonts w:ascii="Times New Roman" w:eastAsia="宋体" w:hAnsi="Times New Roman" w:hint="eastAsia"/>
          <w:sz w:val="24"/>
        </w:rPr>
        <w:t>提出的</w:t>
      </w:r>
      <w:r w:rsidR="006269E4" w:rsidRPr="006269E4">
        <w:rPr>
          <w:rFonts w:ascii="Times New Roman" w:eastAsia="宋体" w:hAnsi="Times New Roman" w:hint="eastAsia"/>
          <w:sz w:val="24"/>
        </w:rPr>
        <w:t>XY-Unet</w:t>
      </w:r>
      <w:r w:rsidR="006269E4" w:rsidRPr="006269E4">
        <w:rPr>
          <w:rFonts w:ascii="Times New Roman" w:eastAsia="宋体" w:hAnsi="Times New Roman" w:hint="eastAsia"/>
          <w:sz w:val="24"/>
        </w:rPr>
        <w:t>通过双分支编码器和</w:t>
      </w:r>
      <w:r w:rsidR="006269E4" w:rsidRPr="006269E4">
        <w:rPr>
          <w:rFonts w:ascii="Times New Roman" w:eastAsia="宋体" w:hAnsi="Times New Roman" w:hint="eastAsia"/>
          <w:sz w:val="24"/>
        </w:rPr>
        <w:t>X</w:t>
      </w:r>
      <w:r w:rsidR="006269E4" w:rsidRPr="006269E4">
        <w:rPr>
          <w:rFonts w:ascii="Times New Roman" w:eastAsia="宋体" w:hAnsi="Times New Roman" w:hint="eastAsia"/>
          <w:sz w:val="24"/>
        </w:rPr>
        <w:t>形桥接连接提高了脑胶质瘤分割的准确性。</w:t>
      </w:r>
      <w:r w:rsidR="006269E4" w:rsidRPr="006269E4">
        <w:rPr>
          <w:rFonts w:ascii="Times New Roman" w:eastAsia="宋体" w:hAnsi="Times New Roman" w:hint="eastAsia"/>
          <w:sz w:val="24"/>
        </w:rPr>
        <w:t>Sarala</w:t>
      </w:r>
      <w:r w:rsidR="006269E4" w:rsidRPr="006269E4">
        <w:rPr>
          <w:rFonts w:ascii="Times New Roman" w:eastAsia="宋体" w:hAnsi="Times New Roman" w:hint="eastAsia"/>
          <w:sz w:val="24"/>
        </w:rPr>
        <w:t>等人</w:t>
      </w:r>
      <w:r w:rsidR="006269E4" w:rsidRPr="006269E4">
        <w:rPr>
          <w:rFonts w:ascii="Times New Roman" w:eastAsia="宋体" w:hAnsi="Times New Roman" w:hint="eastAsia"/>
          <w:sz w:val="24"/>
        </w:rPr>
        <w:t>[35]</w:t>
      </w:r>
      <w:r w:rsidR="006269E4" w:rsidRPr="006269E4">
        <w:rPr>
          <w:rFonts w:ascii="Times New Roman" w:eastAsia="宋体" w:hAnsi="Times New Roman" w:hint="eastAsia"/>
          <w:sz w:val="24"/>
        </w:rPr>
        <w:t>使用双卷积神经网络和直方图密度分割算法结合边缘保留图像融合算法提升了分割效果。</w:t>
      </w:r>
      <w:r w:rsidR="006269E4" w:rsidRPr="006269E4">
        <w:rPr>
          <w:rFonts w:ascii="Times New Roman" w:eastAsia="宋体" w:hAnsi="Times New Roman" w:hint="eastAsia"/>
          <w:sz w:val="24"/>
        </w:rPr>
        <w:t>Liu</w:t>
      </w:r>
      <w:r w:rsidR="006269E4" w:rsidRPr="006269E4">
        <w:rPr>
          <w:rFonts w:ascii="Times New Roman" w:eastAsia="宋体" w:hAnsi="Times New Roman" w:hint="eastAsia"/>
          <w:sz w:val="24"/>
        </w:rPr>
        <w:t>等人</w:t>
      </w:r>
      <w:r w:rsidR="006269E4" w:rsidRPr="006269E4">
        <w:rPr>
          <w:rFonts w:ascii="Times New Roman" w:eastAsia="宋体" w:hAnsi="Times New Roman" w:hint="eastAsia"/>
          <w:sz w:val="24"/>
        </w:rPr>
        <w:t>[36]</w:t>
      </w:r>
      <w:r w:rsidR="006269E4" w:rsidRPr="006269E4">
        <w:rPr>
          <w:rFonts w:ascii="Times New Roman" w:eastAsia="宋体" w:hAnsi="Times New Roman" w:hint="eastAsia"/>
          <w:sz w:val="24"/>
        </w:rPr>
        <w:t>提出的</w:t>
      </w:r>
      <w:r w:rsidR="006269E4" w:rsidRPr="006269E4">
        <w:rPr>
          <w:rFonts w:ascii="Times New Roman" w:eastAsia="宋体" w:hAnsi="Times New Roman" w:hint="eastAsia"/>
          <w:sz w:val="24"/>
        </w:rPr>
        <w:t>ADT-Unet</w:t>
      </w:r>
      <w:r w:rsidR="006269E4" w:rsidRPr="006269E4">
        <w:rPr>
          <w:rFonts w:ascii="Times New Roman" w:eastAsia="宋体" w:hAnsi="Times New Roman" w:hint="eastAsia"/>
          <w:sz w:val="24"/>
        </w:rPr>
        <w:t>引入注意力机制和多尺度特征融合模块，显著提升了胶质瘤分割性能。</w:t>
      </w:r>
      <w:r w:rsidR="004A14B3" w:rsidRPr="004A14B3">
        <w:rPr>
          <w:rFonts w:ascii="Times New Roman" w:eastAsia="宋体" w:hAnsi="Times New Roman"/>
          <w:sz w:val="24"/>
        </w:rPr>
        <w:t>但仅使用卷积层作为特征提取器会因为卷积的局部感受野限制导致其难以捕获图像的长距离依赖关系</w:t>
      </w:r>
      <w:r w:rsidR="003715A4">
        <w:rPr>
          <w:rFonts w:ascii="Times New Roman" w:eastAsia="宋体" w:hAnsi="Times New Roman" w:hint="eastAsia"/>
          <w:sz w:val="24"/>
        </w:rPr>
        <w:t>，而</w:t>
      </w:r>
      <w:r w:rsidR="003715A4" w:rsidRPr="003715A4">
        <w:rPr>
          <w:rFonts w:ascii="Times New Roman" w:eastAsia="宋体" w:hAnsi="Times New Roman"/>
          <w:sz w:val="24"/>
        </w:rPr>
        <w:t>引入</w:t>
      </w:r>
      <w:r w:rsidR="003715A4" w:rsidRPr="003715A4">
        <w:rPr>
          <w:rFonts w:ascii="Times New Roman" w:eastAsia="宋体" w:hAnsi="Times New Roman"/>
          <w:sz w:val="24"/>
        </w:rPr>
        <w:t>Transformer</w:t>
      </w:r>
      <w:r w:rsidR="003715A4" w:rsidRPr="003715A4">
        <w:rPr>
          <w:rFonts w:ascii="Times New Roman" w:eastAsia="宋体" w:hAnsi="Times New Roman"/>
          <w:sz w:val="24"/>
        </w:rPr>
        <w:t>模块</w:t>
      </w:r>
      <w:r w:rsidR="003715A4">
        <w:rPr>
          <w:rFonts w:ascii="Times New Roman" w:eastAsia="宋体" w:hAnsi="Times New Roman" w:hint="eastAsia"/>
          <w:sz w:val="24"/>
        </w:rPr>
        <w:t>后</w:t>
      </w:r>
      <w:r w:rsidR="003715A4" w:rsidRPr="003715A4">
        <w:rPr>
          <w:rFonts w:ascii="Times New Roman" w:eastAsia="宋体" w:hAnsi="Times New Roman"/>
          <w:sz w:val="24"/>
        </w:rPr>
        <w:t>计算复杂度较高，处理这些高分辨率医疗图像数据时可能导致效率问题和计算资源的显著增加。</w:t>
      </w:r>
      <w:commentRangeEnd w:id="19"/>
      <w:r w:rsidR="006935BB">
        <w:rPr>
          <w:rStyle w:val="af3"/>
        </w:rPr>
        <w:commentReference w:id="19"/>
      </w:r>
    </w:p>
    <w:p w14:paraId="0868BA42" w14:textId="47B28388" w:rsidR="00C65D52" w:rsidRDefault="00C65D52" w:rsidP="009722E8">
      <w:pPr>
        <w:wordWrap w:val="0"/>
        <w:topLinePunct/>
        <w:spacing w:line="360" w:lineRule="auto"/>
        <w:ind w:firstLineChars="200" w:firstLine="480"/>
        <w:rPr>
          <w:rFonts w:ascii="Times New Roman" w:eastAsia="宋体" w:hAnsi="Times New Roman"/>
          <w:sz w:val="24"/>
        </w:rPr>
      </w:pPr>
      <w:r w:rsidRPr="00C65D52">
        <w:rPr>
          <w:rFonts w:ascii="Times New Roman" w:eastAsia="宋体" w:hAnsi="Times New Roman" w:hint="eastAsia"/>
          <w:sz w:val="24"/>
        </w:rPr>
        <w:t>鉴于上述分析，我们提出了一种基于</w:t>
      </w:r>
      <w:r w:rsidR="0026241C">
        <w:rPr>
          <w:rFonts w:ascii="Times New Roman" w:eastAsia="宋体" w:hAnsi="Times New Roman" w:hint="eastAsia"/>
          <w:sz w:val="24"/>
        </w:rPr>
        <w:t>VMD</w:t>
      </w:r>
      <w:r w:rsidRPr="00C65D52">
        <w:rPr>
          <w:rFonts w:ascii="Times New Roman" w:eastAsia="宋体" w:hAnsi="Times New Roman"/>
          <w:sz w:val="24"/>
        </w:rPr>
        <w:t>Unet</w:t>
      </w:r>
      <w:r w:rsidRPr="00C65D52">
        <w:rPr>
          <w:rFonts w:ascii="Times New Roman" w:eastAsia="宋体" w:hAnsi="Times New Roman"/>
          <w:sz w:val="24"/>
        </w:rPr>
        <w:t>的脑胶质瘤医学辅助分割方法</w:t>
      </w:r>
      <w:r w:rsidR="006935BB">
        <w:rPr>
          <w:rFonts w:ascii="Times New Roman" w:eastAsia="宋体" w:hAnsi="Times New Roman" w:hint="eastAsia"/>
          <w:sz w:val="24"/>
        </w:rPr>
        <w:t>IADSG(Intelligent Assistant Diagnosis System for Glioma)</w:t>
      </w:r>
      <w:r w:rsidRPr="00C65D52">
        <w:rPr>
          <w:rFonts w:ascii="Times New Roman" w:eastAsia="宋体" w:hAnsi="Times New Roman"/>
          <w:sz w:val="24"/>
        </w:rPr>
        <w:t>，以解决脑胶质瘤</w:t>
      </w:r>
      <w:r>
        <w:rPr>
          <w:rFonts w:ascii="Times New Roman" w:eastAsia="宋体" w:hAnsi="Times New Roman" w:hint="eastAsia"/>
          <w:sz w:val="24"/>
        </w:rPr>
        <w:t>肿瘤区域</w:t>
      </w:r>
      <w:del w:id="20" w:author="FF GOU" w:date="2024-10-28T21:59:00Z" w16du:dateUtc="2024-10-28T13:59:00Z">
        <w:r w:rsidDel="0092434B">
          <w:rPr>
            <w:rFonts w:ascii="Times New Roman" w:eastAsia="宋体" w:hAnsi="Times New Roman" w:hint="eastAsia"/>
            <w:sz w:val="24"/>
          </w:rPr>
          <w:delText>的</w:delText>
        </w:r>
      </w:del>
      <w:r>
        <w:rPr>
          <w:rFonts w:ascii="Times New Roman" w:eastAsia="宋体" w:hAnsi="Times New Roman" w:hint="eastAsia"/>
          <w:sz w:val="24"/>
        </w:rPr>
        <w:t>自动分割</w:t>
      </w:r>
      <w:ins w:id="21" w:author="FF GOU" w:date="2024-10-28T22:00:00Z" w16du:dateUtc="2024-10-28T14:00:00Z">
        <w:r w:rsidR="0092434B">
          <w:rPr>
            <w:rFonts w:ascii="Times New Roman" w:eastAsia="宋体" w:hAnsi="Times New Roman" w:hint="eastAsia"/>
            <w:sz w:val="24"/>
          </w:rPr>
          <w:t>面临的</w:t>
        </w:r>
      </w:ins>
      <w:r w:rsidRPr="00C65D52">
        <w:rPr>
          <w:rFonts w:ascii="Times New Roman" w:eastAsia="宋体" w:hAnsi="Times New Roman"/>
          <w:sz w:val="24"/>
        </w:rPr>
        <w:t>问题。</w:t>
      </w:r>
      <w:commentRangeStart w:id="22"/>
      <w:r w:rsidRPr="00C65D52">
        <w:rPr>
          <w:rFonts w:ascii="Times New Roman" w:eastAsia="宋体" w:hAnsi="Times New Roman"/>
          <w:sz w:val="24"/>
        </w:rPr>
        <w:t>首先，</w:t>
      </w:r>
      <w:r w:rsidR="00210002">
        <w:rPr>
          <w:rFonts w:ascii="Times New Roman" w:eastAsia="宋体" w:hAnsi="Times New Roman" w:hint="eastAsia"/>
          <w:sz w:val="24"/>
        </w:rPr>
        <w:t>我们使用</w:t>
      </w:r>
      <w:r w:rsidR="00210002" w:rsidRPr="00A71C3A">
        <w:rPr>
          <w:rFonts w:ascii="Times New Roman" w:eastAsia="宋体" w:hAnsi="Times New Roman" w:hint="eastAsia"/>
          <w:sz w:val="24"/>
        </w:rPr>
        <w:t>限制对比度自适应直方图均衡化算法（</w:t>
      </w:r>
      <w:r w:rsidR="00210002" w:rsidRPr="00A71C3A">
        <w:rPr>
          <w:rFonts w:ascii="Times New Roman" w:eastAsia="宋体" w:hAnsi="Times New Roman" w:hint="eastAsia"/>
          <w:sz w:val="24"/>
        </w:rPr>
        <w:t>CLAHE</w:t>
      </w:r>
      <w:r w:rsidR="00210002" w:rsidRPr="00A71C3A">
        <w:rPr>
          <w:rFonts w:ascii="Times New Roman" w:eastAsia="宋体" w:hAnsi="Times New Roman" w:hint="eastAsia"/>
          <w:sz w:val="24"/>
        </w:rPr>
        <w:t>）</w:t>
      </w:r>
      <w:r w:rsidR="00210002">
        <w:rPr>
          <w:rFonts w:ascii="Times New Roman" w:eastAsia="宋体" w:hAnsi="Times New Roman" w:hint="eastAsia"/>
          <w:sz w:val="24"/>
        </w:rPr>
        <w:t>预处理</w:t>
      </w:r>
      <w:r w:rsidR="00210002">
        <w:rPr>
          <w:rFonts w:ascii="Times New Roman" w:eastAsia="宋体" w:hAnsi="Times New Roman" w:hint="eastAsia"/>
          <w:sz w:val="24"/>
        </w:rPr>
        <w:t>MRI</w:t>
      </w:r>
      <w:r w:rsidR="00210002">
        <w:rPr>
          <w:rFonts w:ascii="Times New Roman" w:eastAsia="宋体" w:hAnsi="Times New Roman" w:hint="eastAsia"/>
          <w:sz w:val="24"/>
        </w:rPr>
        <w:t>图像以增强其对比度，接着</w:t>
      </w:r>
      <w:r w:rsidRPr="00C65D52">
        <w:rPr>
          <w:rFonts w:ascii="Times New Roman" w:eastAsia="宋体" w:hAnsi="Times New Roman"/>
          <w:sz w:val="24"/>
        </w:rPr>
        <w:t>采用数据扩充来获得更多数量的数据集，并通过旋转、缩放、扩展和翻转图像来提高数据</w:t>
      </w:r>
      <w:commentRangeStart w:id="23"/>
      <w:r w:rsidRPr="00C65D52">
        <w:rPr>
          <w:rFonts w:ascii="Times New Roman" w:eastAsia="宋体" w:hAnsi="Times New Roman"/>
          <w:sz w:val="24"/>
        </w:rPr>
        <w:t>集的多样性</w:t>
      </w:r>
      <w:r w:rsidR="00E76D9D">
        <w:rPr>
          <w:rFonts w:ascii="Times New Roman" w:eastAsia="宋体" w:hAnsi="Times New Roman" w:hint="eastAsia"/>
          <w:sz w:val="24"/>
        </w:rPr>
        <w:t>[33]</w:t>
      </w:r>
      <w:r w:rsidRPr="00C65D52">
        <w:rPr>
          <w:rFonts w:ascii="Times New Roman" w:eastAsia="宋体" w:hAnsi="Times New Roman"/>
          <w:sz w:val="24"/>
        </w:rPr>
        <w:t>，</w:t>
      </w:r>
      <w:commentRangeEnd w:id="23"/>
      <w:r w:rsidR="005B74C6">
        <w:rPr>
          <w:rStyle w:val="af3"/>
        </w:rPr>
        <w:commentReference w:id="23"/>
      </w:r>
      <w:r w:rsidRPr="00C65D52">
        <w:rPr>
          <w:rFonts w:ascii="Times New Roman" w:eastAsia="宋体" w:hAnsi="Times New Roman"/>
          <w:sz w:val="24"/>
        </w:rPr>
        <w:t>使其能够适应数据的真实分布。</w:t>
      </w:r>
      <w:commentRangeEnd w:id="22"/>
      <w:r w:rsidR="006935BB">
        <w:rPr>
          <w:rStyle w:val="af3"/>
        </w:rPr>
        <w:commentReference w:id="22"/>
      </w:r>
      <w:r w:rsidRPr="0092434B">
        <w:rPr>
          <w:rFonts w:ascii="Times New Roman" w:eastAsia="宋体" w:hAnsi="Times New Roman" w:hint="eastAsia"/>
          <w:color w:val="FF0000"/>
          <w:sz w:val="24"/>
          <w:rPrChange w:id="24" w:author="FF GOU" w:date="2024-10-28T22:03:00Z" w16du:dateUtc="2024-10-28T14:03:00Z">
            <w:rPr>
              <w:rFonts w:ascii="Times New Roman" w:eastAsia="宋体" w:hAnsi="Times New Roman" w:hint="eastAsia"/>
              <w:sz w:val="24"/>
            </w:rPr>
          </w:rPrChange>
        </w:rPr>
        <w:t>然后我们使用</w:t>
      </w:r>
      <w:r w:rsidR="0026241C" w:rsidRPr="0092434B">
        <w:rPr>
          <w:rFonts w:ascii="Times New Roman" w:eastAsia="宋体" w:hAnsi="Times New Roman"/>
          <w:color w:val="FF0000"/>
          <w:sz w:val="24"/>
          <w:rPrChange w:id="25" w:author="FF GOU" w:date="2024-10-28T22:03:00Z" w16du:dateUtc="2024-10-28T14:03:00Z">
            <w:rPr>
              <w:rFonts w:ascii="Times New Roman" w:eastAsia="宋体" w:hAnsi="Times New Roman"/>
              <w:sz w:val="24"/>
            </w:rPr>
          </w:rPrChange>
        </w:rPr>
        <w:t>VMD</w:t>
      </w:r>
      <w:r w:rsidRPr="0092434B">
        <w:rPr>
          <w:rFonts w:ascii="Times New Roman" w:eastAsia="宋体" w:hAnsi="Times New Roman"/>
          <w:color w:val="FF0000"/>
          <w:sz w:val="24"/>
          <w:rPrChange w:id="26" w:author="FF GOU" w:date="2024-10-28T22:03:00Z" w16du:dateUtc="2024-10-28T14:03:00Z">
            <w:rPr>
              <w:rFonts w:ascii="Times New Roman" w:eastAsia="宋体" w:hAnsi="Times New Roman"/>
              <w:sz w:val="24"/>
            </w:rPr>
          </w:rPrChange>
        </w:rPr>
        <w:t>Unet</w:t>
      </w:r>
      <w:r w:rsidRPr="0092434B">
        <w:rPr>
          <w:rFonts w:ascii="Times New Roman" w:eastAsia="宋体" w:hAnsi="Times New Roman" w:hint="eastAsia"/>
          <w:color w:val="FF0000"/>
          <w:sz w:val="24"/>
          <w:rPrChange w:id="27" w:author="FF GOU" w:date="2024-10-28T22:03:00Z" w16du:dateUtc="2024-10-28T14:03:00Z">
            <w:rPr>
              <w:rFonts w:ascii="Times New Roman" w:eastAsia="宋体" w:hAnsi="Times New Roman" w:hint="eastAsia"/>
              <w:sz w:val="24"/>
            </w:rPr>
          </w:rPrChange>
        </w:rPr>
        <w:t>进行图像分割，它结合了</w:t>
      </w:r>
      <w:r w:rsidR="00D23D5E" w:rsidRPr="0092434B">
        <w:rPr>
          <w:rFonts w:ascii="Times New Roman" w:eastAsia="宋体" w:hAnsi="Times New Roman"/>
          <w:color w:val="FF0000"/>
          <w:sz w:val="24"/>
          <w:rPrChange w:id="28" w:author="FF GOU" w:date="2024-10-28T22:03:00Z" w16du:dateUtc="2024-10-28T14:03:00Z">
            <w:rPr>
              <w:rFonts w:ascii="Times New Roman" w:eastAsia="宋体" w:hAnsi="Times New Roman"/>
              <w:sz w:val="24"/>
            </w:rPr>
          </w:rPrChange>
        </w:rPr>
        <w:t>M</w:t>
      </w:r>
      <w:r w:rsidRPr="0092434B">
        <w:rPr>
          <w:rFonts w:ascii="Times New Roman" w:eastAsia="宋体" w:hAnsi="Times New Roman"/>
          <w:color w:val="FF0000"/>
          <w:sz w:val="24"/>
          <w:rPrChange w:id="29" w:author="FF GOU" w:date="2024-10-28T22:03:00Z" w16du:dateUtc="2024-10-28T14:03:00Z">
            <w:rPr>
              <w:rFonts w:ascii="Times New Roman" w:eastAsia="宋体" w:hAnsi="Times New Roman"/>
              <w:sz w:val="24"/>
            </w:rPr>
          </w:rPrChange>
        </w:rPr>
        <w:t>amba</w:t>
      </w:r>
      <w:r w:rsidRPr="0092434B">
        <w:rPr>
          <w:rFonts w:ascii="Times New Roman" w:eastAsia="宋体" w:hAnsi="Times New Roman" w:hint="eastAsia"/>
          <w:color w:val="FF0000"/>
          <w:sz w:val="24"/>
          <w:rPrChange w:id="30" w:author="FF GOU" w:date="2024-10-28T22:03:00Z" w16du:dateUtc="2024-10-28T14:03:00Z">
            <w:rPr>
              <w:rFonts w:ascii="Times New Roman" w:eastAsia="宋体" w:hAnsi="Times New Roman" w:hint="eastAsia"/>
              <w:sz w:val="24"/>
            </w:rPr>
          </w:rPrChange>
        </w:rPr>
        <w:t>模块和</w:t>
      </w:r>
      <w:r w:rsidR="0026241C" w:rsidRPr="0092434B">
        <w:rPr>
          <w:rFonts w:ascii="Times New Roman" w:eastAsia="宋体" w:hAnsi="Times New Roman" w:hint="eastAsia"/>
          <w:color w:val="FF0000"/>
          <w:sz w:val="24"/>
          <w:rPrChange w:id="31" w:author="FF GOU" w:date="2024-10-28T22:03:00Z" w16du:dateUtc="2024-10-28T14:03:00Z">
            <w:rPr>
              <w:rFonts w:ascii="Times New Roman" w:eastAsia="宋体" w:hAnsi="Times New Roman" w:hint="eastAsia"/>
              <w:sz w:val="24"/>
            </w:rPr>
          </w:rPrChange>
        </w:rPr>
        <w:t>双</w:t>
      </w:r>
      <w:r w:rsidR="004D7F15" w:rsidRPr="0092434B">
        <w:rPr>
          <w:rFonts w:ascii="Times New Roman" w:eastAsia="宋体" w:hAnsi="Times New Roman" w:hint="eastAsia"/>
          <w:color w:val="FF0000"/>
          <w:sz w:val="24"/>
          <w:rPrChange w:id="32" w:author="FF GOU" w:date="2024-10-28T22:03:00Z" w16du:dateUtc="2024-10-28T14:03:00Z">
            <w:rPr>
              <w:rFonts w:ascii="Times New Roman" w:eastAsia="宋体" w:hAnsi="Times New Roman" w:hint="eastAsia"/>
              <w:sz w:val="24"/>
            </w:rPr>
          </w:rPrChange>
        </w:rPr>
        <w:t>向</w:t>
      </w:r>
      <w:r w:rsidR="0026241C" w:rsidRPr="0092434B">
        <w:rPr>
          <w:rFonts w:ascii="Times New Roman" w:eastAsia="宋体" w:hAnsi="Times New Roman" w:hint="eastAsia"/>
          <w:color w:val="FF0000"/>
          <w:sz w:val="24"/>
          <w:rPrChange w:id="33" w:author="FF GOU" w:date="2024-10-28T22:03:00Z" w16du:dateUtc="2024-10-28T14:03:00Z">
            <w:rPr>
              <w:rFonts w:ascii="Times New Roman" w:eastAsia="宋体" w:hAnsi="Times New Roman" w:hint="eastAsia"/>
              <w:sz w:val="24"/>
            </w:rPr>
          </w:rPrChange>
        </w:rPr>
        <w:t>交叉</w:t>
      </w:r>
      <w:r w:rsidRPr="0092434B">
        <w:rPr>
          <w:rFonts w:ascii="Times New Roman" w:eastAsia="宋体" w:hAnsi="Times New Roman" w:hint="eastAsia"/>
          <w:color w:val="FF0000"/>
          <w:sz w:val="24"/>
          <w:rPrChange w:id="34" w:author="FF GOU" w:date="2024-10-28T22:03:00Z" w16du:dateUtc="2024-10-28T14:03:00Z">
            <w:rPr>
              <w:rFonts w:ascii="Times New Roman" w:eastAsia="宋体" w:hAnsi="Times New Roman" w:hint="eastAsia"/>
              <w:sz w:val="24"/>
            </w:rPr>
          </w:rPrChange>
        </w:rPr>
        <w:t>注意力机制，</w:t>
      </w:r>
      <w:r w:rsidR="00D23D5E" w:rsidRPr="0092434B">
        <w:rPr>
          <w:rFonts w:ascii="Times New Roman" w:eastAsia="宋体" w:hAnsi="Times New Roman"/>
          <w:color w:val="FF0000"/>
          <w:sz w:val="24"/>
          <w:rPrChange w:id="35" w:author="FF GOU" w:date="2024-10-28T22:03:00Z" w16du:dateUtc="2024-10-28T14:03:00Z">
            <w:rPr>
              <w:rFonts w:ascii="Times New Roman" w:eastAsia="宋体" w:hAnsi="Times New Roman"/>
              <w:sz w:val="24"/>
            </w:rPr>
          </w:rPrChange>
        </w:rPr>
        <w:t>Mamba</w:t>
      </w:r>
      <w:r w:rsidR="00D23D5E" w:rsidRPr="0092434B">
        <w:rPr>
          <w:rFonts w:ascii="Times New Roman" w:eastAsia="宋体" w:hAnsi="Times New Roman" w:hint="eastAsia"/>
          <w:color w:val="FF0000"/>
          <w:sz w:val="24"/>
          <w:rPrChange w:id="36" w:author="FF GOU" w:date="2024-10-28T22:03:00Z" w16du:dateUtc="2024-10-28T14:03:00Z">
            <w:rPr>
              <w:rFonts w:ascii="Times New Roman" w:eastAsia="宋体" w:hAnsi="Times New Roman" w:hint="eastAsia"/>
              <w:sz w:val="24"/>
            </w:rPr>
          </w:rPrChange>
        </w:rPr>
        <w:t>模块</w:t>
      </w:r>
      <w:r w:rsidR="00F74A37" w:rsidRPr="0092434B">
        <w:rPr>
          <w:rFonts w:ascii="Times New Roman" w:eastAsia="宋体" w:hAnsi="Times New Roman" w:hint="eastAsia"/>
          <w:color w:val="FF0000"/>
          <w:sz w:val="24"/>
          <w:rPrChange w:id="37" w:author="FF GOU" w:date="2024-10-28T22:03:00Z" w16du:dateUtc="2024-10-28T14:03:00Z">
            <w:rPr>
              <w:rFonts w:ascii="Times New Roman" w:eastAsia="宋体" w:hAnsi="Times New Roman" w:hint="eastAsia"/>
              <w:sz w:val="24"/>
            </w:rPr>
          </w:rPrChange>
        </w:rPr>
        <w:t>基于结构化状态空间模型引入了三大创新技术，即基于高阶多项式投影算子的内存初始化、选择机制和硬件感知型计算</w:t>
      </w:r>
      <w:r w:rsidR="00D23D5E" w:rsidRPr="0092434B">
        <w:rPr>
          <w:rFonts w:ascii="Times New Roman" w:eastAsia="宋体" w:hAnsi="Times New Roman" w:hint="eastAsia"/>
          <w:color w:val="FF0000"/>
          <w:sz w:val="24"/>
          <w:rPrChange w:id="38" w:author="FF GOU" w:date="2024-10-28T22:03:00Z" w16du:dateUtc="2024-10-28T14:03:00Z">
            <w:rPr>
              <w:rFonts w:ascii="Times New Roman" w:eastAsia="宋体" w:hAnsi="Times New Roman" w:hint="eastAsia"/>
              <w:sz w:val="24"/>
            </w:rPr>
          </w:rPrChange>
        </w:rPr>
        <w:t>，</w:t>
      </w:r>
      <w:r w:rsidR="009722E8" w:rsidRPr="0092434B">
        <w:rPr>
          <w:rFonts w:ascii="Times New Roman" w:eastAsia="宋体" w:hAnsi="Times New Roman" w:hint="eastAsia"/>
          <w:color w:val="FF0000"/>
          <w:sz w:val="24"/>
          <w:rPrChange w:id="39" w:author="FF GOU" w:date="2024-10-28T22:03:00Z" w16du:dateUtc="2024-10-28T14:03:00Z">
            <w:rPr>
              <w:rFonts w:ascii="Times New Roman" w:eastAsia="宋体" w:hAnsi="Times New Roman" w:hint="eastAsia"/>
              <w:sz w:val="24"/>
            </w:rPr>
          </w:rPrChange>
        </w:rPr>
        <w:t>该模块不仅提升</w:t>
      </w:r>
      <w:r w:rsidR="009722E8" w:rsidRPr="0092434B">
        <w:rPr>
          <w:rFonts w:ascii="Times New Roman" w:eastAsia="宋体" w:hAnsi="Times New Roman"/>
          <w:color w:val="FF0000"/>
          <w:sz w:val="24"/>
          <w:rPrChange w:id="40" w:author="FF GOU" w:date="2024-10-28T22:03:00Z" w16du:dateUtc="2024-10-28T14:03:00Z">
            <w:rPr>
              <w:rFonts w:ascii="Times New Roman" w:eastAsia="宋体" w:hAnsi="Times New Roman"/>
              <w:sz w:val="24"/>
            </w:rPr>
          </w:rPrChange>
        </w:rPr>
        <w:t xml:space="preserve"> </w:t>
      </w:r>
      <w:r w:rsidR="009722E8" w:rsidRPr="0092434B">
        <w:rPr>
          <w:rFonts w:ascii="Times New Roman" w:eastAsia="宋体" w:hAnsi="Times New Roman" w:hint="eastAsia"/>
          <w:color w:val="FF0000"/>
          <w:sz w:val="24"/>
          <w:rPrChange w:id="41" w:author="FF GOU" w:date="2024-10-28T22:03:00Z" w16du:dateUtc="2024-10-28T14:03:00Z">
            <w:rPr>
              <w:rFonts w:ascii="Times New Roman" w:eastAsia="宋体" w:hAnsi="Times New Roman" w:hint="eastAsia"/>
              <w:sz w:val="24"/>
            </w:rPr>
          </w:rPrChange>
        </w:rPr>
        <w:t>结构化状态空间模型的长程线性时间序列建模能力</w:t>
      </w:r>
      <w:r w:rsidR="009E5391" w:rsidRPr="0092434B">
        <w:rPr>
          <w:rFonts w:ascii="Times New Roman" w:eastAsia="宋体" w:hAnsi="Times New Roman" w:hint="eastAsia"/>
          <w:color w:val="FF0000"/>
          <w:sz w:val="24"/>
          <w:rPrChange w:id="42" w:author="FF GOU" w:date="2024-10-28T22:03:00Z" w16du:dateUtc="2024-10-28T14:03:00Z">
            <w:rPr>
              <w:rFonts w:ascii="Times New Roman" w:eastAsia="宋体" w:hAnsi="Times New Roman" w:hint="eastAsia"/>
              <w:sz w:val="24"/>
            </w:rPr>
          </w:rPrChange>
        </w:rPr>
        <w:t>，同时有较低的</w:t>
      </w:r>
      <w:r w:rsidR="00526DFF" w:rsidRPr="0092434B">
        <w:rPr>
          <w:rFonts w:ascii="Times New Roman" w:eastAsia="宋体" w:hAnsi="Times New Roman" w:hint="eastAsia"/>
          <w:color w:val="FF0000"/>
          <w:sz w:val="24"/>
          <w:rPrChange w:id="43" w:author="FF GOU" w:date="2024-10-28T22:03:00Z" w16du:dateUtc="2024-10-28T14:03:00Z">
            <w:rPr>
              <w:rFonts w:ascii="Times New Roman" w:eastAsia="宋体" w:hAnsi="Times New Roman" w:hint="eastAsia"/>
              <w:sz w:val="24"/>
            </w:rPr>
          </w:rPrChange>
        </w:rPr>
        <w:t>计算复杂度和较快的推理速度</w:t>
      </w:r>
      <w:r w:rsidR="009722E8" w:rsidRPr="0092434B">
        <w:rPr>
          <w:rFonts w:ascii="Times New Roman" w:eastAsia="宋体" w:hAnsi="Times New Roman" w:hint="eastAsia"/>
          <w:color w:val="FF0000"/>
          <w:sz w:val="24"/>
          <w:rPrChange w:id="44" w:author="FF GOU" w:date="2024-10-28T22:03:00Z" w16du:dateUtc="2024-10-28T14:03:00Z">
            <w:rPr>
              <w:rFonts w:ascii="Times New Roman" w:eastAsia="宋体" w:hAnsi="Times New Roman" w:hint="eastAsia"/>
              <w:sz w:val="24"/>
            </w:rPr>
          </w:rPrChange>
        </w:rPr>
        <w:t>。</w:t>
      </w:r>
      <w:r w:rsidRPr="00C65D52">
        <w:rPr>
          <w:rFonts w:ascii="Times New Roman" w:eastAsia="宋体" w:hAnsi="Times New Roman"/>
          <w:sz w:val="24"/>
        </w:rPr>
        <w:t>利用该</w:t>
      </w:r>
      <w:r w:rsidR="001D5454">
        <w:rPr>
          <w:rFonts w:ascii="Times New Roman" w:eastAsia="宋体" w:hAnsi="Times New Roman" w:hint="eastAsia"/>
          <w:sz w:val="24"/>
        </w:rPr>
        <w:t>方法</w:t>
      </w:r>
      <w:r w:rsidRPr="00C65D52">
        <w:rPr>
          <w:rFonts w:ascii="Times New Roman" w:eastAsia="宋体" w:hAnsi="Times New Roman"/>
          <w:sz w:val="24"/>
        </w:rPr>
        <w:t>，我们</w:t>
      </w:r>
      <w:r w:rsidRPr="00C65D52">
        <w:rPr>
          <w:rFonts w:ascii="Times New Roman" w:eastAsia="宋体" w:hAnsi="Times New Roman" w:hint="eastAsia"/>
          <w:sz w:val="24"/>
        </w:rPr>
        <w:t>提高了脑胶质瘤</w:t>
      </w:r>
      <w:r w:rsidRPr="00C65D52">
        <w:rPr>
          <w:rFonts w:ascii="Times New Roman" w:eastAsia="宋体" w:hAnsi="Times New Roman"/>
          <w:sz w:val="24"/>
        </w:rPr>
        <w:t>MRI</w:t>
      </w:r>
      <w:r w:rsidRPr="00C65D52">
        <w:rPr>
          <w:rFonts w:ascii="Times New Roman" w:eastAsia="宋体" w:hAnsi="Times New Roman"/>
          <w:sz w:val="24"/>
        </w:rPr>
        <w:t>图像分割的准确性和拟合度。本文提出的方法在脑胶质瘤</w:t>
      </w:r>
      <w:r w:rsidRPr="00C65D52">
        <w:rPr>
          <w:rFonts w:ascii="Times New Roman" w:eastAsia="宋体" w:hAnsi="Times New Roman"/>
          <w:sz w:val="24"/>
        </w:rPr>
        <w:t>MRI</w:t>
      </w:r>
      <w:r w:rsidRPr="00C65D52">
        <w:rPr>
          <w:rFonts w:ascii="Times New Roman" w:eastAsia="宋体" w:hAnsi="Times New Roman"/>
          <w:sz w:val="24"/>
        </w:rPr>
        <w:t>图像分割中更准确，在脑胶质瘤区域边界的拟合方面也更好。这种方法可以帮助医生快速准确地对脑胶质瘤进行分割和诊断，在诊断阶段发挥重要作用。</w:t>
      </w:r>
    </w:p>
    <w:p w14:paraId="7F5DA11F" w14:textId="0813BAF1" w:rsidR="00C65D52" w:rsidRDefault="00D5555C" w:rsidP="000E4C16">
      <w:pPr>
        <w:wordWrap w:val="0"/>
        <w:topLinePunct/>
        <w:spacing w:line="360" w:lineRule="auto"/>
        <w:ind w:firstLineChars="200" w:firstLine="480"/>
        <w:rPr>
          <w:rFonts w:ascii="Times New Roman" w:eastAsia="宋体" w:hAnsi="Times New Roman"/>
          <w:sz w:val="24"/>
        </w:rPr>
      </w:pPr>
      <w:r>
        <w:rPr>
          <w:rFonts w:ascii="Times New Roman" w:eastAsia="宋体" w:hAnsi="Times New Roman" w:hint="eastAsia"/>
          <w:sz w:val="24"/>
        </w:rPr>
        <w:t>本文</w:t>
      </w:r>
      <w:r w:rsidR="00C65D52" w:rsidRPr="00C65D52">
        <w:rPr>
          <w:rFonts w:ascii="Times New Roman" w:eastAsia="宋体" w:hAnsi="Times New Roman" w:hint="eastAsia"/>
          <w:sz w:val="24"/>
        </w:rPr>
        <w:t>具体研究贡献如下：</w:t>
      </w:r>
    </w:p>
    <w:p w14:paraId="4C215B1A" w14:textId="360E9644" w:rsidR="00C65D52" w:rsidRDefault="00C65D52" w:rsidP="00C65D52">
      <w:pPr>
        <w:wordWrap w:val="0"/>
        <w:topLinePunct/>
        <w:spacing w:line="360" w:lineRule="auto"/>
        <w:rPr>
          <w:rFonts w:ascii="Times New Roman" w:eastAsia="宋体" w:hAnsi="Times New Roman"/>
          <w:sz w:val="24"/>
        </w:rPr>
      </w:pPr>
      <w:r w:rsidRPr="00C65D52">
        <w:rPr>
          <w:rFonts w:ascii="Times New Roman" w:eastAsia="宋体" w:hAnsi="Times New Roman"/>
          <w:sz w:val="24"/>
        </w:rPr>
        <w:t>1</w:t>
      </w:r>
      <w:r>
        <w:rPr>
          <w:rFonts w:ascii="Times New Roman" w:eastAsia="宋体" w:hAnsi="Times New Roman" w:hint="eastAsia"/>
          <w:sz w:val="24"/>
        </w:rPr>
        <w:t xml:space="preserve">. </w:t>
      </w:r>
      <w:r w:rsidR="000F44AC">
        <w:rPr>
          <w:rFonts w:ascii="Times New Roman" w:eastAsia="宋体" w:hAnsi="Times New Roman"/>
          <w:sz w:val="24"/>
        </w:rPr>
        <w:t>本文使用</w:t>
      </w:r>
      <w:r w:rsidR="003D21BC">
        <w:rPr>
          <w:rFonts w:ascii="Times New Roman" w:eastAsia="宋体" w:hAnsi="Times New Roman" w:hint="eastAsia"/>
          <w:sz w:val="24"/>
        </w:rPr>
        <w:t>CLAHE</w:t>
      </w:r>
      <w:r w:rsidR="003D21BC">
        <w:rPr>
          <w:rFonts w:ascii="Times New Roman" w:eastAsia="宋体" w:hAnsi="Times New Roman" w:hint="eastAsia"/>
          <w:sz w:val="24"/>
        </w:rPr>
        <w:t>预处理方法</w:t>
      </w:r>
      <w:r w:rsidR="003D21BC" w:rsidRPr="003D21BC">
        <w:rPr>
          <w:rFonts w:ascii="Times New Roman" w:eastAsia="宋体" w:hAnsi="Times New Roman"/>
          <w:sz w:val="24"/>
        </w:rPr>
        <w:t>增强</w:t>
      </w:r>
      <w:r w:rsidR="003D21BC">
        <w:rPr>
          <w:rFonts w:ascii="Times New Roman" w:eastAsia="宋体" w:hAnsi="Times New Roman" w:hint="eastAsia"/>
          <w:sz w:val="24"/>
        </w:rPr>
        <w:t>MRI</w:t>
      </w:r>
      <w:r w:rsidR="003D21BC">
        <w:rPr>
          <w:rFonts w:ascii="Times New Roman" w:eastAsia="宋体" w:hAnsi="Times New Roman" w:hint="eastAsia"/>
          <w:sz w:val="24"/>
        </w:rPr>
        <w:t>图像的</w:t>
      </w:r>
      <w:r w:rsidR="003D21BC" w:rsidRPr="003D21BC">
        <w:rPr>
          <w:rFonts w:ascii="Times New Roman" w:eastAsia="宋体" w:hAnsi="Times New Roman"/>
          <w:sz w:val="24"/>
        </w:rPr>
        <w:t>局部对比度，改善图像的细节和边缘信息</w:t>
      </w:r>
      <w:r w:rsidR="000F44AC">
        <w:rPr>
          <w:rFonts w:ascii="Times New Roman" w:eastAsia="宋体" w:hAnsi="Times New Roman"/>
          <w:sz w:val="24"/>
        </w:rPr>
        <w:t>数据扩充，</w:t>
      </w:r>
      <w:r w:rsidR="003D21BC" w:rsidRPr="003D21BC">
        <w:rPr>
          <w:rFonts w:ascii="Times New Roman" w:eastAsia="宋体" w:hAnsi="Times New Roman" w:hint="eastAsia"/>
          <w:sz w:val="24"/>
        </w:rPr>
        <w:t>有效地突出病灶区域，增强分割算法的准确性和鲁棒性</w:t>
      </w:r>
      <w:r w:rsidR="003D21BC">
        <w:rPr>
          <w:rFonts w:ascii="Times New Roman" w:eastAsia="宋体" w:hAnsi="Times New Roman" w:hint="eastAsia"/>
          <w:sz w:val="24"/>
        </w:rPr>
        <w:t>，并</w:t>
      </w:r>
      <w:r w:rsidR="000F44AC">
        <w:rPr>
          <w:rFonts w:ascii="Times New Roman" w:eastAsia="宋体" w:hAnsi="Times New Roman"/>
          <w:sz w:val="24"/>
        </w:rPr>
        <w:t>通过图像翻转、旋转等操作获得更多数据，提高数据集的多样性</w:t>
      </w:r>
      <w:r w:rsidR="000F44AC" w:rsidRPr="00B30498">
        <w:rPr>
          <w:rFonts w:ascii="Times New Roman" w:eastAsia="宋体" w:hAnsi="Times New Roman" w:hint="eastAsia"/>
          <w:sz w:val="24"/>
        </w:rPr>
        <w:t>和模型训练的泛化能力</w:t>
      </w:r>
      <w:r w:rsidR="000F44AC">
        <w:rPr>
          <w:rFonts w:ascii="Times New Roman" w:eastAsia="宋体" w:hAnsi="Times New Roman" w:hint="eastAsia"/>
          <w:sz w:val="24"/>
        </w:rPr>
        <w:t>，</w:t>
      </w:r>
      <w:r w:rsidR="000F44AC">
        <w:rPr>
          <w:rFonts w:ascii="Times New Roman" w:eastAsia="宋体" w:hAnsi="Times New Roman"/>
          <w:sz w:val="24"/>
        </w:rPr>
        <w:t>优化模型训练结果</w:t>
      </w:r>
      <w:r w:rsidR="000F44AC" w:rsidRPr="00E760FD">
        <w:rPr>
          <w:rFonts w:ascii="MS Gothic" w:eastAsia="MS Gothic" w:hAnsi="MS Gothic" w:cs="MS Gothic" w:hint="eastAsia"/>
          <w:sz w:val="24"/>
        </w:rPr>
        <w:t>​</w:t>
      </w:r>
      <w:r w:rsidR="000F44AC">
        <w:rPr>
          <w:rFonts w:ascii="Times New Roman" w:eastAsia="宋体" w:hAnsi="Times New Roman"/>
          <w:sz w:val="24"/>
        </w:rPr>
        <w:t>。</w:t>
      </w:r>
    </w:p>
    <w:p w14:paraId="226307DB" w14:textId="45AC5DBE" w:rsidR="00C65D52" w:rsidRDefault="00C65D52" w:rsidP="00C65D52">
      <w:pPr>
        <w:wordWrap w:val="0"/>
        <w:topLinePunct/>
        <w:spacing w:line="360" w:lineRule="auto"/>
        <w:rPr>
          <w:rFonts w:ascii="Times New Roman" w:eastAsia="宋体" w:hAnsi="Times New Roman"/>
          <w:sz w:val="24"/>
        </w:rPr>
      </w:pPr>
      <w:r w:rsidRPr="00C65D52">
        <w:rPr>
          <w:rFonts w:ascii="Times New Roman" w:eastAsia="宋体" w:hAnsi="Times New Roman"/>
          <w:sz w:val="24"/>
        </w:rPr>
        <w:t>2.</w:t>
      </w:r>
      <w:r>
        <w:rPr>
          <w:rFonts w:ascii="Times New Roman" w:eastAsia="宋体" w:hAnsi="Times New Roman" w:hint="eastAsia"/>
          <w:sz w:val="24"/>
        </w:rPr>
        <w:t xml:space="preserve"> </w:t>
      </w:r>
      <w:r w:rsidR="001548FC">
        <w:rPr>
          <w:rFonts w:ascii="Times New Roman" w:eastAsia="宋体" w:hAnsi="Times New Roman"/>
          <w:sz w:val="24"/>
        </w:rPr>
        <w:t>本文选择</w:t>
      </w:r>
      <w:r w:rsidR="001548FC">
        <w:rPr>
          <w:rFonts w:ascii="Times New Roman" w:eastAsia="宋体" w:hAnsi="Times New Roman" w:hint="eastAsia"/>
          <w:sz w:val="24"/>
        </w:rPr>
        <w:t>VMDUne</w:t>
      </w:r>
      <w:r w:rsidR="001548FC">
        <w:rPr>
          <w:rFonts w:ascii="Times New Roman" w:eastAsia="宋体" w:hAnsi="Times New Roman"/>
          <w:sz w:val="24"/>
        </w:rPr>
        <w:t>t</w:t>
      </w:r>
      <w:r w:rsidR="001548FC">
        <w:rPr>
          <w:rFonts w:ascii="Times New Roman" w:eastAsia="宋体" w:hAnsi="Times New Roman"/>
          <w:sz w:val="24"/>
        </w:rPr>
        <w:t>作为图像分割模型。通过结合</w:t>
      </w:r>
      <w:r w:rsidR="001548FC">
        <w:rPr>
          <w:rFonts w:ascii="Times New Roman" w:eastAsia="宋体" w:hAnsi="Times New Roman"/>
          <w:sz w:val="24"/>
        </w:rPr>
        <w:t>mamba</w:t>
      </w:r>
      <w:r w:rsidR="001548FC">
        <w:rPr>
          <w:rFonts w:ascii="Times New Roman" w:eastAsia="宋体" w:hAnsi="Times New Roman"/>
          <w:sz w:val="24"/>
        </w:rPr>
        <w:t>模块和</w:t>
      </w:r>
      <w:r w:rsidR="001548FC">
        <w:rPr>
          <w:rFonts w:ascii="Times New Roman" w:eastAsia="宋体" w:hAnsi="Times New Roman" w:hint="eastAsia"/>
          <w:sz w:val="24"/>
        </w:rPr>
        <w:t>双重交叉</w:t>
      </w:r>
      <w:r w:rsidR="001548FC">
        <w:rPr>
          <w:rFonts w:ascii="Times New Roman" w:eastAsia="宋体" w:hAnsi="Times New Roman"/>
          <w:sz w:val="24"/>
        </w:rPr>
        <w:t>注意力机制，该模型实现了</w:t>
      </w:r>
      <w:r w:rsidR="001548FC">
        <w:rPr>
          <w:rFonts w:ascii="Times New Roman" w:eastAsia="宋体" w:hAnsi="Times New Roman" w:hint="eastAsia"/>
          <w:sz w:val="24"/>
        </w:rPr>
        <w:t>脑胶质瘤</w:t>
      </w:r>
      <w:r w:rsidR="001548FC">
        <w:rPr>
          <w:rFonts w:ascii="Times New Roman" w:eastAsia="宋体" w:hAnsi="Times New Roman"/>
          <w:sz w:val="24"/>
        </w:rPr>
        <w:t>分割的高精度。通过这种方法，可以</w:t>
      </w:r>
      <w:r w:rsidR="00B24A8D">
        <w:rPr>
          <w:rFonts w:ascii="Times New Roman" w:eastAsia="宋体" w:hAnsi="Times New Roman" w:hint="eastAsia"/>
          <w:sz w:val="24"/>
        </w:rPr>
        <w:t>在医生的诊疗过程中为医生提供参考</w:t>
      </w:r>
      <w:r w:rsidR="001548FC">
        <w:rPr>
          <w:rFonts w:ascii="Times New Roman" w:eastAsia="宋体" w:hAnsi="Times New Roman" w:hint="eastAsia"/>
          <w:sz w:val="24"/>
        </w:rPr>
        <w:t>，从而避免误诊，</w:t>
      </w:r>
      <w:r w:rsidR="001548FC" w:rsidRPr="00385A63">
        <w:rPr>
          <w:rFonts w:ascii="Times New Roman" w:eastAsia="宋体" w:hAnsi="Times New Roman"/>
          <w:sz w:val="24"/>
        </w:rPr>
        <w:t>为医生的诊断和治疗决策提供了重要的辅助工具</w:t>
      </w:r>
      <w:r w:rsidR="001548FC" w:rsidRPr="00385A63">
        <w:rPr>
          <w:rFonts w:ascii="Times New Roman" w:eastAsia="宋体" w:hAnsi="Times New Roman"/>
          <w:sz w:val="24"/>
        </w:rPr>
        <w:t>​</w:t>
      </w:r>
      <w:r w:rsidR="001548FC">
        <w:rPr>
          <w:rFonts w:ascii="Times New Roman" w:eastAsia="宋体" w:hAnsi="Times New Roman" w:hint="eastAsia"/>
          <w:sz w:val="24"/>
        </w:rPr>
        <w:t>。</w:t>
      </w:r>
    </w:p>
    <w:p w14:paraId="1654FA8C" w14:textId="5B4A2AC0" w:rsidR="00A1033E" w:rsidRPr="00A1033E" w:rsidRDefault="00A1033E" w:rsidP="00C65D52">
      <w:pPr>
        <w:wordWrap w:val="0"/>
        <w:topLinePunct/>
        <w:spacing w:line="360" w:lineRule="auto"/>
        <w:rPr>
          <w:rFonts w:ascii="Times New Roman" w:eastAsia="宋体" w:hAnsi="Times New Roman"/>
          <w:sz w:val="24"/>
        </w:rPr>
      </w:pPr>
      <w:r>
        <w:rPr>
          <w:rFonts w:ascii="Times New Roman" w:eastAsia="宋体" w:hAnsi="Times New Roman" w:hint="eastAsia"/>
          <w:sz w:val="24"/>
        </w:rPr>
        <w:lastRenderedPageBreak/>
        <w:t xml:space="preserve">3. </w:t>
      </w:r>
      <w:r w:rsidRPr="00483C52">
        <w:rPr>
          <w:rFonts w:ascii="Times New Roman" w:eastAsia="宋体" w:hAnsi="Times New Roman" w:hint="eastAsia"/>
          <w:sz w:val="24"/>
        </w:rPr>
        <w:t>本文提出的</w:t>
      </w:r>
      <w:r w:rsidRPr="00483C52">
        <w:rPr>
          <w:rFonts w:ascii="Times New Roman" w:eastAsia="宋体" w:hAnsi="Times New Roman"/>
          <w:sz w:val="24"/>
        </w:rPr>
        <w:t>VMDUnet</w:t>
      </w:r>
      <w:r w:rsidRPr="00483C52">
        <w:rPr>
          <w:rFonts w:ascii="Times New Roman" w:eastAsia="宋体" w:hAnsi="Times New Roman"/>
          <w:sz w:val="24"/>
        </w:rPr>
        <w:t>模型在保证</w:t>
      </w:r>
      <w:commentRangeStart w:id="45"/>
      <w:r w:rsidRPr="00483C52">
        <w:rPr>
          <w:rFonts w:ascii="Times New Roman" w:eastAsia="宋体" w:hAnsi="Times New Roman"/>
          <w:sz w:val="24"/>
        </w:rPr>
        <w:t>高精度的前提下，保持</w:t>
      </w:r>
      <w:commentRangeEnd w:id="45"/>
      <w:r w:rsidR="0092434B">
        <w:rPr>
          <w:rStyle w:val="af3"/>
        </w:rPr>
        <w:commentReference w:id="45"/>
      </w:r>
      <w:r w:rsidRPr="00483C52">
        <w:rPr>
          <w:rFonts w:ascii="Times New Roman" w:eastAsia="宋体" w:hAnsi="Times New Roman"/>
          <w:sz w:val="24"/>
        </w:rPr>
        <w:t>了较低的计算复杂度，适合在医疗资源匮乏的环境中应用。该模型能够在设备性能较低的医院中高效运行，为发展中国家缺乏先进医疗设备的医院提供了切实可行的自动化诊断解决方案，帮助医生应对脑胶质瘤的诊断挑战</w:t>
      </w:r>
      <w:r w:rsidRPr="00483C52">
        <w:rPr>
          <w:rFonts w:ascii="Times New Roman" w:eastAsia="宋体" w:hAnsi="Times New Roman"/>
          <w:sz w:val="24"/>
        </w:rPr>
        <w:t>​</w:t>
      </w:r>
      <w:r>
        <w:rPr>
          <w:rFonts w:ascii="Times New Roman" w:eastAsia="宋体" w:hAnsi="Times New Roman" w:hint="eastAsia"/>
          <w:sz w:val="24"/>
        </w:rPr>
        <w:t>。</w:t>
      </w:r>
    </w:p>
    <w:p w14:paraId="0BE13521" w14:textId="3B5E1308" w:rsidR="00C65D52" w:rsidRDefault="00A1033E" w:rsidP="00C65D52">
      <w:pPr>
        <w:wordWrap w:val="0"/>
        <w:topLinePunct/>
        <w:spacing w:line="360" w:lineRule="auto"/>
        <w:rPr>
          <w:rFonts w:ascii="Times New Roman" w:eastAsia="宋体" w:hAnsi="Times New Roman"/>
          <w:sz w:val="24"/>
        </w:rPr>
      </w:pPr>
      <w:r>
        <w:rPr>
          <w:rFonts w:ascii="Times New Roman" w:eastAsia="宋体" w:hAnsi="Times New Roman" w:hint="eastAsia"/>
          <w:sz w:val="24"/>
        </w:rPr>
        <w:t>4</w:t>
      </w:r>
      <w:r w:rsidR="00C65D52" w:rsidRPr="00C65D52">
        <w:rPr>
          <w:rFonts w:ascii="Times New Roman" w:eastAsia="宋体" w:hAnsi="Times New Roman"/>
          <w:sz w:val="24"/>
        </w:rPr>
        <w:t>.</w:t>
      </w:r>
      <w:r w:rsidR="00C65D52">
        <w:rPr>
          <w:rFonts w:ascii="Times New Roman" w:eastAsia="宋体" w:hAnsi="Times New Roman" w:hint="eastAsia"/>
          <w:sz w:val="24"/>
        </w:rPr>
        <w:t xml:space="preserve"> </w:t>
      </w:r>
      <w:r w:rsidR="002F7014">
        <w:rPr>
          <w:rFonts w:ascii="Times New Roman" w:eastAsia="宋体" w:hAnsi="Times New Roman"/>
          <w:sz w:val="24"/>
        </w:rPr>
        <w:t>本文使用了</w:t>
      </w:r>
      <w:r w:rsidR="002F7014">
        <w:rPr>
          <w:rFonts w:ascii="Times New Roman" w:eastAsia="宋体" w:hAnsi="Times New Roman" w:hint="eastAsia"/>
          <w:sz w:val="24"/>
        </w:rPr>
        <w:t>200</w:t>
      </w:r>
      <w:r w:rsidR="00AE7C4C">
        <w:rPr>
          <w:rFonts w:ascii="Times New Roman" w:eastAsia="宋体" w:hAnsi="Times New Roman" w:hint="eastAsia"/>
          <w:sz w:val="24"/>
        </w:rPr>
        <w:t>0</w:t>
      </w:r>
      <w:r w:rsidR="002F7014">
        <w:rPr>
          <w:rFonts w:ascii="Times New Roman" w:eastAsia="宋体" w:hAnsi="Times New Roman"/>
          <w:sz w:val="24"/>
        </w:rPr>
        <w:t>多个样本进行实验。结果证明，本文所提出的</w:t>
      </w:r>
      <w:r w:rsidR="002F7014">
        <w:rPr>
          <w:rFonts w:ascii="Times New Roman" w:eastAsia="宋体" w:hAnsi="Times New Roman" w:hint="eastAsia"/>
          <w:sz w:val="24"/>
        </w:rPr>
        <w:t>脑胶质瘤</w:t>
      </w:r>
      <w:r w:rsidR="002F7014">
        <w:rPr>
          <w:rFonts w:ascii="Times New Roman" w:eastAsia="宋体" w:hAnsi="Times New Roman"/>
          <w:sz w:val="24"/>
        </w:rPr>
        <w:t>分割方法具有明显的优势，在</w:t>
      </w:r>
      <w:r w:rsidR="002F7014">
        <w:rPr>
          <w:rFonts w:ascii="Times New Roman" w:eastAsia="宋体" w:hAnsi="Times New Roman" w:hint="eastAsia"/>
          <w:sz w:val="24"/>
        </w:rPr>
        <w:t>脑胶质瘤</w:t>
      </w:r>
      <w:r w:rsidR="002F7014">
        <w:rPr>
          <w:rFonts w:ascii="Times New Roman" w:eastAsia="宋体" w:hAnsi="Times New Roman"/>
          <w:sz w:val="24"/>
        </w:rPr>
        <w:t>的诊断中具有突出的地位。通过使用本文中的</w:t>
      </w:r>
      <w:r w:rsidR="002F7014">
        <w:rPr>
          <w:rFonts w:ascii="Times New Roman" w:eastAsia="宋体" w:hAnsi="Times New Roman" w:hint="eastAsia"/>
          <w:sz w:val="24"/>
        </w:rPr>
        <w:t>脑胶质瘤</w:t>
      </w:r>
      <w:r w:rsidR="002F7014">
        <w:rPr>
          <w:rFonts w:ascii="Times New Roman" w:eastAsia="宋体" w:hAnsi="Times New Roman"/>
          <w:sz w:val="24"/>
        </w:rPr>
        <w:t>分割方法，医生可以将分割结果作为诊断和治疗阶段的重要辅助依据，实现快速诊断，减少工作量，提高工作效率。</w:t>
      </w:r>
    </w:p>
    <w:p w14:paraId="2B41216C" w14:textId="4A0231A8" w:rsidR="000E4C16" w:rsidRPr="00591125" w:rsidRDefault="000E4C16" w:rsidP="00F47DEE">
      <w:pPr>
        <w:pStyle w:val="1"/>
        <w:numPr>
          <w:ilvl w:val="0"/>
          <w:numId w:val="2"/>
        </w:numPr>
        <w:rPr>
          <w:rFonts w:ascii="黑体" w:eastAsia="黑体" w:hAnsi="黑体" w:hint="eastAsia"/>
          <w:color w:val="auto"/>
          <w:sz w:val="30"/>
          <w:szCs w:val="30"/>
        </w:rPr>
      </w:pPr>
      <w:r w:rsidRPr="00591125">
        <w:rPr>
          <w:rFonts w:ascii="黑体" w:eastAsia="黑体" w:hAnsi="黑体" w:hint="eastAsia"/>
          <w:color w:val="auto"/>
          <w:sz w:val="30"/>
          <w:szCs w:val="30"/>
        </w:rPr>
        <w:t>相关工作</w:t>
      </w:r>
    </w:p>
    <w:p w14:paraId="09FCC6A1" w14:textId="77777777" w:rsidR="00DD1EA1" w:rsidRDefault="00761441" w:rsidP="00DD1EA1">
      <w:pPr>
        <w:spacing w:line="360" w:lineRule="auto"/>
        <w:ind w:firstLineChars="200" w:firstLine="480"/>
        <w:rPr>
          <w:rFonts w:ascii="Times New Roman" w:eastAsia="宋体" w:hAnsi="Times New Roman"/>
          <w:sz w:val="24"/>
        </w:rPr>
      </w:pPr>
      <w:r w:rsidRPr="00761441">
        <w:rPr>
          <w:rFonts w:ascii="Times New Roman" w:eastAsia="宋体" w:hAnsi="Times New Roman" w:hint="eastAsia"/>
          <w:sz w:val="24"/>
        </w:rPr>
        <w:t>随着深度学习技术的发展，基于深度学习的自动分割模型逐渐成为研究热点。</w:t>
      </w:r>
      <w:r w:rsidR="006C58C0" w:rsidRPr="006C58C0">
        <w:rPr>
          <w:rFonts w:ascii="Times New Roman" w:eastAsia="宋体" w:hAnsi="Times New Roman"/>
          <w:sz w:val="24"/>
        </w:rPr>
        <w:t>Ronneberger</w:t>
      </w:r>
      <w:r w:rsidR="006C58C0">
        <w:rPr>
          <w:rFonts w:ascii="Times New Roman" w:eastAsia="宋体" w:hAnsi="Times New Roman" w:hint="eastAsia"/>
          <w:sz w:val="24"/>
        </w:rPr>
        <w:t>等人</w:t>
      </w:r>
      <w:r w:rsidR="006C58C0" w:rsidRPr="006C58C0">
        <w:rPr>
          <w:rFonts w:ascii="Times New Roman" w:eastAsia="宋体" w:hAnsi="Times New Roman" w:hint="eastAsia"/>
          <w:sz w:val="24"/>
          <w:vertAlign w:val="superscript"/>
        </w:rPr>
        <w:t>[10]</w:t>
      </w:r>
      <w:r w:rsidR="006C58C0">
        <w:rPr>
          <w:rFonts w:ascii="Times New Roman" w:eastAsia="宋体" w:hAnsi="Times New Roman" w:hint="eastAsia"/>
          <w:sz w:val="24"/>
        </w:rPr>
        <w:t>提出的</w:t>
      </w:r>
      <w:r w:rsidRPr="00761441">
        <w:rPr>
          <w:rFonts w:ascii="Times New Roman" w:eastAsia="宋体" w:hAnsi="Times New Roman"/>
          <w:sz w:val="24"/>
        </w:rPr>
        <w:t>U-Net</w:t>
      </w:r>
      <w:r w:rsidRPr="00761441">
        <w:rPr>
          <w:rFonts w:ascii="Times New Roman" w:eastAsia="宋体" w:hAnsi="Times New Roman"/>
          <w:sz w:val="24"/>
        </w:rPr>
        <w:t>是一种经典的深度学习架构，具有编码器</w:t>
      </w:r>
      <w:r w:rsidRPr="00761441">
        <w:rPr>
          <w:rFonts w:ascii="Times New Roman" w:eastAsia="宋体" w:hAnsi="Times New Roman"/>
          <w:sz w:val="24"/>
        </w:rPr>
        <w:t>-</w:t>
      </w:r>
      <w:r w:rsidRPr="00761441">
        <w:rPr>
          <w:rFonts w:ascii="Times New Roman" w:eastAsia="宋体" w:hAnsi="Times New Roman"/>
          <w:sz w:val="24"/>
        </w:rPr>
        <w:t>解码器结构</w:t>
      </w:r>
      <w:r w:rsidR="00B148DA">
        <w:rPr>
          <w:rFonts w:ascii="Times New Roman" w:eastAsia="宋体" w:hAnsi="Times New Roman" w:hint="eastAsia"/>
          <w:sz w:val="24"/>
        </w:rPr>
        <w:t>，并且使用</w:t>
      </w:r>
      <w:r w:rsidRPr="00761441">
        <w:rPr>
          <w:rFonts w:ascii="Times New Roman" w:eastAsia="宋体" w:hAnsi="Times New Roman"/>
          <w:sz w:val="24"/>
        </w:rPr>
        <w:t>跳跃连接</w:t>
      </w:r>
      <w:r w:rsidR="00B148DA">
        <w:rPr>
          <w:rFonts w:ascii="Times New Roman" w:eastAsia="宋体" w:hAnsi="Times New Roman" w:hint="eastAsia"/>
          <w:sz w:val="24"/>
        </w:rPr>
        <w:t>将浅层特征与深层特征融合</w:t>
      </w:r>
      <w:r w:rsidRPr="00761441">
        <w:rPr>
          <w:rFonts w:ascii="Times New Roman" w:eastAsia="宋体" w:hAnsi="Times New Roman"/>
          <w:sz w:val="24"/>
        </w:rPr>
        <w:t>，适用于医学图像分割任务。</w:t>
      </w:r>
      <w:r w:rsidRPr="00761441">
        <w:rPr>
          <w:rFonts w:ascii="Times New Roman" w:eastAsia="宋体" w:hAnsi="Times New Roman"/>
          <w:sz w:val="24"/>
        </w:rPr>
        <w:t>U-Net</w:t>
      </w:r>
      <w:r w:rsidRPr="00761441">
        <w:rPr>
          <w:rFonts w:ascii="Times New Roman" w:eastAsia="宋体" w:hAnsi="Times New Roman"/>
          <w:sz w:val="24"/>
        </w:rPr>
        <w:t>在医学图像领域取得了显著的成就，但在处理脑部结构复杂、肿瘤形态多样的情况下，存在分割效果不够准确的问题。为了提升性能，</w:t>
      </w:r>
      <w:r w:rsidR="00B148DA">
        <w:rPr>
          <w:rFonts w:ascii="Times New Roman" w:eastAsia="宋体" w:hAnsi="Times New Roman" w:hint="eastAsia"/>
          <w:sz w:val="24"/>
        </w:rPr>
        <w:t>Zhou</w:t>
      </w:r>
      <w:r w:rsidR="00B148DA">
        <w:rPr>
          <w:rFonts w:ascii="Times New Roman" w:eastAsia="宋体" w:hAnsi="Times New Roman" w:hint="eastAsia"/>
          <w:sz w:val="24"/>
        </w:rPr>
        <w:t>等人</w:t>
      </w:r>
      <w:r w:rsidR="00B148DA" w:rsidRPr="00B148DA">
        <w:rPr>
          <w:rFonts w:ascii="Times New Roman" w:eastAsia="宋体" w:hAnsi="Times New Roman" w:hint="eastAsia"/>
          <w:sz w:val="24"/>
          <w:vertAlign w:val="superscript"/>
        </w:rPr>
        <w:t>[11]</w:t>
      </w:r>
      <w:r w:rsidR="00B148DA" w:rsidRPr="00B148DA">
        <w:rPr>
          <w:rFonts w:ascii="Times New Roman" w:eastAsia="宋体" w:hAnsi="Times New Roman" w:hint="eastAsia"/>
          <w:sz w:val="24"/>
        </w:rPr>
        <w:t>提出的</w:t>
      </w:r>
      <w:r w:rsidR="00B148DA" w:rsidRPr="00B148DA">
        <w:rPr>
          <w:rFonts w:ascii="Times New Roman" w:eastAsia="宋体" w:hAnsi="Times New Roman"/>
          <w:sz w:val="24"/>
        </w:rPr>
        <w:t>UNet++</w:t>
      </w:r>
      <w:r w:rsidR="00B148DA" w:rsidRPr="00B148DA">
        <w:rPr>
          <w:rFonts w:ascii="Times New Roman" w:eastAsia="宋体" w:hAnsi="Times New Roman"/>
          <w:sz w:val="24"/>
        </w:rPr>
        <w:t>（</w:t>
      </w:r>
      <w:r w:rsidR="00B148DA" w:rsidRPr="00B148DA">
        <w:rPr>
          <w:rFonts w:ascii="Times New Roman" w:eastAsia="宋体" w:hAnsi="Times New Roman"/>
          <w:sz w:val="24"/>
        </w:rPr>
        <w:t>Nested U-Net</w:t>
      </w:r>
      <w:r w:rsidR="00B148DA" w:rsidRPr="00B148DA">
        <w:rPr>
          <w:rFonts w:ascii="Times New Roman" w:eastAsia="宋体" w:hAnsi="Times New Roman"/>
          <w:sz w:val="24"/>
        </w:rPr>
        <w:t>）是一种改进的</w:t>
      </w:r>
      <w:r w:rsidR="00B148DA" w:rsidRPr="00B148DA">
        <w:rPr>
          <w:rFonts w:ascii="Times New Roman" w:eastAsia="宋体" w:hAnsi="Times New Roman"/>
          <w:sz w:val="24"/>
        </w:rPr>
        <w:t>U-Net</w:t>
      </w:r>
      <w:r w:rsidR="00B148DA" w:rsidRPr="00B148DA">
        <w:rPr>
          <w:rFonts w:ascii="Times New Roman" w:eastAsia="宋体" w:hAnsi="Times New Roman"/>
          <w:sz w:val="24"/>
        </w:rPr>
        <w:t>架构，通过引入嵌套和密集跳跃连接来提高图像分割的性能。与传统</w:t>
      </w:r>
      <w:r w:rsidR="00B148DA" w:rsidRPr="00B148DA">
        <w:rPr>
          <w:rFonts w:ascii="Times New Roman" w:eastAsia="宋体" w:hAnsi="Times New Roman"/>
          <w:sz w:val="24"/>
        </w:rPr>
        <w:t>U-Net</w:t>
      </w:r>
      <w:r w:rsidR="00B148DA" w:rsidRPr="00B148DA">
        <w:rPr>
          <w:rFonts w:ascii="Times New Roman" w:eastAsia="宋体" w:hAnsi="Times New Roman"/>
          <w:sz w:val="24"/>
        </w:rPr>
        <w:t>不同，</w:t>
      </w:r>
      <w:r w:rsidR="00B148DA" w:rsidRPr="00B148DA">
        <w:rPr>
          <w:rFonts w:ascii="Times New Roman" w:eastAsia="宋体" w:hAnsi="Times New Roman"/>
          <w:sz w:val="24"/>
        </w:rPr>
        <w:t>UNet++</w:t>
      </w:r>
      <w:r w:rsidR="00B148DA" w:rsidRPr="00B148DA">
        <w:rPr>
          <w:rFonts w:ascii="Times New Roman" w:eastAsia="宋体" w:hAnsi="Times New Roman"/>
          <w:sz w:val="24"/>
        </w:rPr>
        <w:t>在编码器和解码器之间增加了一系列密集的子网络，使得特征在不同尺度之间得到更充分的融合和传递，从而增强了模型对多尺度信息的捕捉能力。</w:t>
      </w:r>
      <w:r w:rsidR="001E2753">
        <w:rPr>
          <w:rFonts w:ascii="Times New Roman" w:eastAsia="宋体" w:hAnsi="Times New Roman" w:hint="eastAsia"/>
          <w:sz w:val="24"/>
        </w:rPr>
        <w:t>Huang</w:t>
      </w:r>
      <w:r w:rsidR="001E2753">
        <w:rPr>
          <w:rFonts w:ascii="Times New Roman" w:eastAsia="宋体" w:hAnsi="Times New Roman" w:hint="eastAsia"/>
          <w:sz w:val="24"/>
        </w:rPr>
        <w:t>等人</w:t>
      </w:r>
      <w:r w:rsidR="008B7590" w:rsidRPr="001E2753">
        <w:rPr>
          <w:rFonts w:ascii="Times New Roman" w:eastAsia="宋体" w:hAnsi="Times New Roman" w:hint="eastAsia"/>
          <w:sz w:val="24"/>
          <w:vertAlign w:val="superscript"/>
        </w:rPr>
        <w:t>[12]</w:t>
      </w:r>
      <w:r w:rsidR="001E2753">
        <w:rPr>
          <w:rFonts w:ascii="Times New Roman" w:eastAsia="宋体" w:hAnsi="Times New Roman" w:hint="eastAsia"/>
          <w:sz w:val="24"/>
        </w:rPr>
        <w:t>提出的</w:t>
      </w:r>
      <w:r w:rsidR="001E2753">
        <w:rPr>
          <w:rFonts w:ascii="Times New Roman" w:eastAsia="宋体" w:hAnsi="Times New Roman" w:hint="eastAsia"/>
          <w:sz w:val="24"/>
        </w:rPr>
        <w:t>Unet3+</w:t>
      </w:r>
      <w:r w:rsidR="001E2753">
        <w:rPr>
          <w:rFonts w:ascii="Times New Roman" w:eastAsia="宋体" w:hAnsi="Times New Roman" w:hint="eastAsia"/>
          <w:sz w:val="24"/>
        </w:rPr>
        <w:t>架构</w:t>
      </w:r>
      <w:r w:rsidR="001E2753" w:rsidRPr="001E2753">
        <w:rPr>
          <w:rFonts w:ascii="Times New Roman" w:eastAsia="宋体" w:hAnsi="Times New Roman" w:hint="eastAsia"/>
          <w:sz w:val="24"/>
        </w:rPr>
        <w:t>通过多级跳跃连接和深度监督机制来增强图像分割的性能</w:t>
      </w:r>
      <w:r w:rsidR="001E2753">
        <w:rPr>
          <w:rFonts w:ascii="Times New Roman" w:eastAsia="宋体" w:hAnsi="Times New Roman" w:hint="eastAsia"/>
          <w:sz w:val="24"/>
        </w:rPr>
        <w:t>，</w:t>
      </w:r>
      <w:r w:rsidR="001E2753" w:rsidRPr="001E2753">
        <w:rPr>
          <w:rFonts w:ascii="Times New Roman" w:eastAsia="宋体" w:hAnsi="Times New Roman"/>
          <w:sz w:val="24"/>
        </w:rPr>
        <w:t>UNet3+</w:t>
      </w:r>
      <w:r w:rsidR="001E2753" w:rsidRPr="001E2753">
        <w:rPr>
          <w:rFonts w:ascii="Times New Roman" w:eastAsia="宋体" w:hAnsi="Times New Roman"/>
          <w:sz w:val="24"/>
        </w:rPr>
        <w:t>在每个解码层引入丰富的上下文信息来提高分割的准确性</w:t>
      </w:r>
      <w:r w:rsidR="001E2753">
        <w:rPr>
          <w:rFonts w:ascii="Times New Roman" w:eastAsia="宋体" w:hAnsi="Times New Roman" w:hint="eastAsia"/>
          <w:sz w:val="24"/>
        </w:rPr>
        <w:t>，并且</w:t>
      </w:r>
      <w:r w:rsidR="001E2753" w:rsidRPr="001E2753">
        <w:rPr>
          <w:rFonts w:ascii="Times New Roman" w:eastAsia="宋体" w:hAnsi="Times New Roman"/>
          <w:sz w:val="24"/>
        </w:rPr>
        <w:t>深度监督机制通过在不同层次上添加额外的损失函数来优化训练过程，提高了模型的收敛速度和分割效果。</w:t>
      </w:r>
      <w:r w:rsidR="006870FD">
        <w:rPr>
          <w:rFonts w:ascii="Times New Roman" w:eastAsia="宋体" w:hAnsi="Times New Roman" w:hint="eastAsia"/>
          <w:sz w:val="24"/>
        </w:rPr>
        <w:t>但是由于卷积神经网络本身依赖于局部感受野，在对长距离依赖关系进行建模仍然具有局限性。</w:t>
      </w:r>
    </w:p>
    <w:p w14:paraId="48760C03" w14:textId="4AC495BA" w:rsidR="00463E0B" w:rsidRDefault="006870FD" w:rsidP="00DD1EA1">
      <w:pPr>
        <w:spacing w:line="360" w:lineRule="auto"/>
        <w:ind w:firstLineChars="200" w:firstLine="480"/>
        <w:rPr>
          <w:rFonts w:ascii="Times New Roman" w:eastAsia="宋体" w:hAnsi="Times New Roman"/>
          <w:sz w:val="24"/>
        </w:rPr>
      </w:pPr>
      <w:r>
        <w:rPr>
          <w:rFonts w:ascii="Times New Roman" w:eastAsia="宋体" w:hAnsi="Times New Roman" w:hint="eastAsia"/>
          <w:sz w:val="24"/>
        </w:rPr>
        <w:t>为了解决传统卷积神经网络缺乏捕获全局信息的能力的问题，并且受到</w:t>
      </w:r>
      <w:r w:rsidR="001E2753" w:rsidRPr="001E2753">
        <w:rPr>
          <w:rFonts w:ascii="Times New Roman" w:eastAsia="宋体" w:hAnsi="Times New Roman"/>
          <w:sz w:val="24"/>
        </w:rPr>
        <w:t>Vaswani</w:t>
      </w:r>
      <w:r w:rsidR="001E2753">
        <w:rPr>
          <w:rFonts w:ascii="Times New Roman" w:eastAsia="宋体" w:hAnsi="Times New Roman" w:hint="eastAsia"/>
          <w:sz w:val="24"/>
        </w:rPr>
        <w:t>等人</w:t>
      </w:r>
      <w:r w:rsidR="001E2753" w:rsidRPr="001E2753">
        <w:rPr>
          <w:rFonts w:ascii="Times New Roman" w:eastAsia="宋体" w:hAnsi="Times New Roman" w:hint="eastAsia"/>
          <w:sz w:val="24"/>
          <w:vertAlign w:val="superscript"/>
        </w:rPr>
        <w:t>[13]</w:t>
      </w:r>
      <w:r w:rsidR="001E2753">
        <w:rPr>
          <w:rFonts w:ascii="Times New Roman" w:eastAsia="宋体" w:hAnsi="Times New Roman" w:hint="eastAsia"/>
          <w:sz w:val="24"/>
        </w:rPr>
        <w:t>提出的</w:t>
      </w:r>
      <w:r w:rsidR="008B7590">
        <w:rPr>
          <w:rFonts w:ascii="Times New Roman" w:eastAsia="宋体" w:hAnsi="Times New Roman" w:hint="eastAsia"/>
          <w:sz w:val="24"/>
        </w:rPr>
        <w:t>自注意力机制</w:t>
      </w:r>
      <w:r w:rsidR="00761441" w:rsidRPr="00761441">
        <w:rPr>
          <w:rFonts w:ascii="Times New Roman" w:eastAsia="宋体" w:hAnsi="Times New Roman"/>
          <w:sz w:val="24"/>
        </w:rPr>
        <w:t>在自然语言处理</w:t>
      </w:r>
      <w:r>
        <w:rPr>
          <w:rFonts w:ascii="Times New Roman" w:eastAsia="宋体" w:hAnsi="Times New Roman" w:hint="eastAsia"/>
          <w:sz w:val="24"/>
        </w:rPr>
        <w:t>领域中</w:t>
      </w:r>
      <w:r w:rsidR="00761441" w:rsidRPr="00761441">
        <w:rPr>
          <w:rFonts w:ascii="Times New Roman" w:eastAsia="宋体" w:hAnsi="Times New Roman"/>
          <w:sz w:val="24"/>
        </w:rPr>
        <w:t>的成功应用</w:t>
      </w:r>
      <w:r>
        <w:rPr>
          <w:rFonts w:ascii="Times New Roman" w:eastAsia="宋体" w:hAnsi="Times New Roman" w:hint="eastAsia"/>
          <w:sz w:val="24"/>
        </w:rPr>
        <w:t>的启发</w:t>
      </w:r>
      <w:r w:rsidR="00761441" w:rsidRPr="00761441">
        <w:rPr>
          <w:rFonts w:ascii="Times New Roman" w:eastAsia="宋体" w:hAnsi="Times New Roman"/>
          <w:sz w:val="24"/>
        </w:rPr>
        <w:t>，</w:t>
      </w:r>
      <w:r>
        <w:rPr>
          <w:rFonts w:ascii="Times New Roman" w:eastAsia="宋体" w:hAnsi="Times New Roman" w:hint="eastAsia"/>
          <w:sz w:val="24"/>
        </w:rPr>
        <w:t>许多研究将</w:t>
      </w:r>
      <w:r w:rsidR="00761441" w:rsidRPr="00761441">
        <w:rPr>
          <w:rFonts w:ascii="Times New Roman" w:eastAsia="宋体" w:hAnsi="Times New Roman"/>
          <w:sz w:val="24"/>
        </w:rPr>
        <w:t>其</w:t>
      </w:r>
      <w:r>
        <w:rPr>
          <w:rFonts w:ascii="Times New Roman" w:eastAsia="宋体" w:hAnsi="Times New Roman" w:hint="eastAsia"/>
          <w:sz w:val="24"/>
        </w:rPr>
        <w:t>迁移到计算机视觉领域也达到了很好的效果</w:t>
      </w:r>
      <w:r w:rsidR="00761441" w:rsidRPr="00761441">
        <w:rPr>
          <w:rFonts w:ascii="Times New Roman" w:eastAsia="宋体" w:hAnsi="Times New Roman"/>
          <w:sz w:val="24"/>
        </w:rPr>
        <w:t>。通过自注意力机制能够捕捉全局信息和长距离依赖关系，使得模型能够更好地理解图像中的复杂结构</w:t>
      </w:r>
      <w:r w:rsidR="008B7590">
        <w:rPr>
          <w:rFonts w:ascii="Times New Roman" w:eastAsia="宋体" w:hAnsi="Times New Roman" w:hint="eastAsia"/>
          <w:sz w:val="24"/>
        </w:rPr>
        <w:t>。自注意力机制</w:t>
      </w:r>
      <w:r w:rsidR="00761441" w:rsidRPr="00761441">
        <w:rPr>
          <w:rFonts w:ascii="Times New Roman" w:eastAsia="宋体" w:hAnsi="Times New Roman"/>
          <w:sz w:val="24"/>
        </w:rPr>
        <w:t>允许模型在处理每一个像素点时，动态地关注图像中的其他像素点。</w:t>
      </w:r>
      <w:r w:rsidR="00761441" w:rsidRPr="00761441">
        <w:rPr>
          <w:rFonts w:ascii="Times New Roman" w:eastAsia="宋体" w:hAnsi="Times New Roman"/>
          <w:sz w:val="24"/>
        </w:rPr>
        <w:lastRenderedPageBreak/>
        <w:t>这种机制提高了模型对全局信息的捕捉能力，从而提升了分割的精度和鲁棒性。自注意力机制尤其适用于复杂和形态多变的脑部肿瘤分割任务。</w:t>
      </w:r>
      <w:r w:rsidR="00515490">
        <w:rPr>
          <w:rFonts w:ascii="Times New Roman" w:eastAsia="宋体" w:hAnsi="Times New Roman" w:hint="eastAsia"/>
          <w:sz w:val="24"/>
        </w:rPr>
        <w:t>Chen</w:t>
      </w:r>
      <w:r w:rsidR="00515490">
        <w:rPr>
          <w:rFonts w:ascii="Times New Roman" w:eastAsia="宋体" w:hAnsi="Times New Roman" w:hint="eastAsia"/>
          <w:sz w:val="24"/>
        </w:rPr>
        <w:t>等人</w:t>
      </w:r>
      <w:r w:rsidR="00515490" w:rsidRPr="00515490">
        <w:rPr>
          <w:rFonts w:ascii="Times New Roman" w:eastAsia="宋体" w:hAnsi="Times New Roman" w:hint="eastAsia"/>
          <w:sz w:val="24"/>
          <w:vertAlign w:val="superscript"/>
        </w:rPr>
        <w:t>[14]</w:t>
      </w:r>
      <w:r w:rsidR="00515490" w:rsidRPr="00515490">
        <w:rPr>
          <w:rFonts w:hint="eastAsia"/>
        </w:rPr>
        <w:t xml:space="preserve"> </w:t>
      </w:r>
      <w:r w:rsidR="00515490" w:rsidRPr="00515490">
        <w:rPr>
          <w:rFonts w:ascii="Times New Roman" w:eastAsia="宋体" w:hAnsi="Times New Roman" w:hint="eastAsia"/>
          <w:sz w:val="24"/>
        </w:rPr>
        <w:t>提出的</w:t>
      </w:r>
      <w:r w:rsidR="00515490" w:rsidRPr="00515490">
        <w:rPr>
          <w:rFonts w:ascii="Times New Roman" w:eastAsia="宋体" w:hAnsi="Times New Roman"/>
          <w:sz w:val="24"/>
        </w:rPr>
        <w:t>TransUNet</w:t>
      </w:r>
      <w:r w:rsidR="00515490">
        <w:rPr>
          <w:rFonts w:ascii="Times New Roman" w:eastAsia="宋体" w:hAnsi="Times New Roman" w:hint="eastAsia"/>
          <w:sz w:val="24"/>
        </w:rPr>
        <w:t>模型</w:t>
      </w:r>
      <w:r w:rsidR="00515490" w:rsidRPr="00515490">
        <w:rPr>
          <w:rFonts w:ascii="Times New Roman" w:eastAsia="宋体" w:hAnsi="Times New Roman"/>
          <w:sz w:val="24"/>
        </w:rPr>
        <w:t>将</w:t>
      </w:r>
      <w:r w:rsidR="00515490" w:rsidRPr="00515490">
        <w:rPr>
          <w:rFonts w:ascii="Times New Roman" w:eastAsia="宋体" w:hAnsi="Times New Roman"/>
          <w:sz w:val="24"/>
        </w:rPr>
        <w:t>Transformer</w:t>
      </w:r>
      <w:r w:rsidR="00515490" w:rsidRPr="00515490">
        <w:rPr>
          <w:rFonts w:ascii="Times New Roman" w:eastAsia="宋体" w:hAnsi="Times New Roman"/>
          <w:sz w:val="24"/>
        </w:rPr>
        <w:t>与</w:t>
      </w:r>
      <w:r w:rsidR="00515490" w:rsidRPr="00515490">
        <w:rPr>
          <w:rFonts w:ascii="Times New Roman" w:eastAsia="宋体" w:hAnsi="Times New Roman"/>
          <w:sz w:val="24"/>
        </w:rPr>
        <w:t>U-Net</w:t>
      </w:r>
      <w:r w:rsidR="00515490" w:rsidRPr="00515490">
        <w:rPr>
          <w:rFonts w:ascii="Times New Roman" w:eastAsia="宋体" w:hAnsi="Times New Roman"/>
          <w:sz w:val="24"/>
        </w:rPr>
        <w:t>相结合，通过在编码器部分引入自注意力机制，提升了图像分割的性能。</w:t>
      </w:r>
      <w:r w:rsidR="00515490" w:rsidRPr="00515490">
        <w:rPr>
          <w:rFonts w:ascii="Times New Roman" w:eastAsia="宋体" w:hAnsi="Times New Roman"/>
          <w:sz w:val="24"/>
        </w:rPr>
        <w:t>TransUNet</w:t>
      </w:r>
      <w:r w:rsidR="00515490">
        <w:rPr>
          <w:rFonts w:ascii="Times New Roman" w:eastAsia="宋体" w:hAnsi="Times New Roman" w:hint="eastAsia"/>
          <w:sz w:val="24"/>
        </w:rPr>
        <w:t>结合</w:t>
      </w:r>
      <w:r w:rsidR="00515490" w:rsidRPr="00515490">
        <w:rPr>
          <w:rFonts w:ascii="Times New Roman" w:eastAsia="宋体" w:hAnsi="Times New Roman"/>
          <w:sz w:val="24"/>
        </w:rPr>
        <w:t>Transformer</w:t>
      </w:r>
      <w:r w:rsidR="00515490" w:rsidRPr="00515490">
        <w:rPr>
          <w:rFonts w:ascii="Times New Roman" w:eastAsia="宋体" w:hAnsi="Times New Roman"/>
          <w:sz w:val="24"/>
        </w:rPr>
        <w:t>的全局上下文捕捉能力和</w:t>
      </w:r>
      <w:r w:rsidR="00515490" w:rsidRPr="00515490">
        <w:rPr>
          <w:rFonts w:ascii="Times New Roman" w:eastAsia="宋体" w:hAnsi="Times New Roman"/>
          <w:sz w:val="24"/>
        </w:rPr>
        <w:t>U-Net</w:t>
      </w:r>
      <w:r w:rsidR="00515490" w:rsidRPr="00515490">
        <w:rPr>
          <w:rFonts w:ascii="Times New Roman" w:eastAsia="宋体" w:hAnsi="Times New Roman"/>
          <w:sz w:val="24"/>
        </w:rPr>
        <w:t>的精细特征提取能力，实现了对复杂结构的更好捕捉。</w:t>
      </w:r>
      <w:r w:rsidR="00515490">
        <w:rPr>
          <w:rFonts w:ascii="Times New Roman" w:eastAsia="宋体" w:hAnsi="Times New Roman" w:hint="eastAsia"/>
          <w:sz w:val="24"/>
        </w:rPr>
        <w:t>Cao</w:t>
      </w:r>
      <w:r w:rsidR="00515490">
        <w:rPr>
          <w:rFonts w:ascii="Times New Roman" w:eastAsia="宋体" w:hAnsi="Times New Roman" w:hint="eastAsia"/>
          <w:sz w:val="24"/>
        </w:rPr>
        <w:t>等人</w:t>
      </w:r>
      <w:r w:rsidR="00515490" w:rsidRPr="00515490">
        <w:rPr>
          <w:rFonts w:ascii="Times New Roman" w:eastAsia="宋体" w:hAnsi="Times New Roman" w:hint="eastAsia"/>
          <w:sz w:val="24"/>
          <w:vertAlign w:val="superscript"/>
        </w:rPr>
        <w:t>[15]</w:t>
      </w:r>
      <w:r w:rsidR="00515490" w:rsidRPr="00515490">
        <w:rPr>
          <w:rFonts w:hint="eastAsia"/>
        </w:rPr>
        <w:t xml:space="preserve"> </w:t>
      </w:r>
      <w:r w:rsidR="00515490" w:rsidRPr="00515490">
        <w:rPr>
          <w:rFonts w:ascii="Times New Roman" w:eastAsia="宋体" w:hAnsi="Times New Roman" w:hint="eastAsia"/>
          <w:sz w:val="24"/>
        </w:rPr>
        <w:t>提出的</w:t>
      </w:r>
      <w:r w:rsidR="00515490" w:rsidRPr="00515490">
        <w:rPr>
          <w:rFonts w:ascii="Times New Roman" w:eastAsia="宋体" w:hAnsi="Times New Roman"/>
          <w:sz w:val="24"/>
        </w:rPr>
        <w:t>SwinUNet</w:t>
      </w:r>
      <w:r w:rsidR="00515490" w:rsidRPr="00515490">
        <w:rPr>
          <w:rFonts w:ascii="Times New Roman" w:eastAsia="宋体" w:hAnsi="Times New Roman"/>
          <w:sz w:val="24"/>
        </w:rPr>
        <w:t>通过局部窗口内的自注意力机制和层次化设计，显著提升了图像分割的性能。</w:t>
      </w:r>
      <w:r w:rsidR="00515490" w:rsidRPr="00515490">
        <w:rPr>
          <w:rFonts w:ascii="Times New Roman" w:eastAsia="宋体" w:hAnsi="Times New Roman"/>
          <w:sz w:val="24"/>
        </w:rPr>
        <w:t>SwinUNet</w:t>
      </w:r>
      <w:r w:rsidR="00515490" w:rsidRPr="00515490">
        <w:rPr>
          <w:rFonts w:ascii="Times New Roman" w:eastAsia="宋体" w:hAnsi="Times New Roman"/>
          <w:sz w:val="24"/>
        </w:rPr>
        <w:t>能够有效捕捉细节特征，并通过跨窗口机制整合全局信息，从而在保持高分辨率图像处理效率的同时，获得更高的分割精度和更好的泛化能力。</w:t>
      </w:r>
      <w:r w:rsidR="00463E0B" w:rsidRPr="00463E0B">
        <w:rPr>
          <w:rFonts w:ascii="Times New Roman" w:eastAsia="宋体" w:hAnsi="Times New Roman"/>
          <w:sz w:val="24"/>
        </w:rPr>
        <w:t>尽管基于</w:t>
      </w:r>
      <w:r w:rsidR="00463E0B" w:rsidRPr="00463E0B">
        <w:rPr>
          <w:rFonts w:ascii="Times New Roman" w:eastAsia="宋体" w:hAnsi="Times New Roman"/>
          <w:sz w:val="24"/>
        </w:rPr>
        <w:t>Transformer</w:t>
      </w:r>
      <w:r w:rsidR="00463E0B" w:rsidRPr="00463E0B">
        <w:rPr>
          <w:rFonts w:ascii="Times New Roman" w:eastAsia="宋体" w:hAnsi="Times New Roman"/>
          <w:sz w:val="24"/>
        </w:rPr>
        <w:t>的模型在全局建模方面表现出优异的性能，但自注意机制在图像大小方面需要二次复杂度，导致较高的计算负担，尤其是对于</w:t>
      </w:r>
      <w:r w:rsidR="00193CDC">
        <w:rPr>
          <w:rFonts w:ascii="Times New Roman" w:eastAsia="宋体" w:hAnsi="Times New Roman" w:hint="eastAsia"/>
          <w:sz w:val="24"/>
        </w:rPr>
        <w:t>医学影像分割这种</w:t>
      </w:r>
      <w:r w:rsidR="00463E0B" w:rsidRPr="00463E0B">
        <w:rPr>
          <w:rFonts w:ascii="Times New Roman" w:eastAsia="宋体" w:hAnsi="Times New Roman"/>
          <w:sz w:val="24"/>
        </w:rPr>
        <w:t>需要密集预测的任务</w:t>
      </w:r>
      <w:r w:rsidR="00193CDC">
        <w:rPr>
          <w:rFonts w:ascii="Times New Roman" w:eastAsia="宋体" w:hAnsi="Times New Roman" w:hint="eastAsia"/>
          <w:sz w:val="24"/>
        </w:rPr>
        <w:t>。</w:t>
      </w:r>
    </w:p>
    <w:p w14:paraId="57F79A2B" w14:textId="4B34E99B" w:rsidR="00463E0B" w:rsidRDefault="00463E0B" w:rsidP="00C96DC9">
      <w:pPr>
        <w:spacing w:line="360" w:lineRule="auto"/>
        <w:ind w:firstLineChars="200" w:firstLine="480"/>
        <w:rPr>
          <w:rFonts w:ascii="Times New Roman" w:eastAsia="宋体" w:hAnsi="Times New Roman"/>
          <w:sz w:val="24"/>
        </w:rPr>
      </w:pPr>
      <w:r w:rsidRPr="00463E0B">
        <w:rPr>
          <w:rFonts w:ascii="Times New Roman" w:eastAsia="宋体" w:hAnsi="Times New Roman" w:hint="eastAsia"/>
          <w:sz w:val="24"/>
        </w:rPr>
        <w:t>状态空间模型</w:t>
      </w:r>
      <w:r>
        <w:rPr>
          <w:rFonts w:ascii="Times New Roman" w:eastAsia="宋体" w:hAnsi="Times New Roman" w:hint="eastAsia"/>
          <w:sz w:val="24"/>
        </w:rPr>
        <w:t>的引入旨在解决高计算复杂度的同时，让模型具有捕获上下文全局信息的能力</w:t>
      </w:r>
      <w:r w:rsidRPr="00463E0B">
        <w:rPr>
          <w:rFonts w:ascii="Times New Roman" w:eastAsia="宋体" w:hAnsi="Times New Roman" w:hint="eastAsia"/>
          <w:sz w:val="24"/>
        </w:rPr>
        <w:t>。</w:t>
      </w:r>
      <w:r w:rsidR="00D45A2F">
        <w:rPr>
          <w:rFonts w:ascii="Times New Roman" w:eastAsia="宋体" w:hAnsi="Times New Roman" w:hint="eastAsia"/>
          <w:sz w:val="24"/>
        </w:rPr>
        <w:t>Gu</w:t>
      </w:r>
      <w:r w:rsidR="00D45A2F">
        <w:rPr>
          <w:rFonts w:ascii="Times New Roman" w:eastAsia="宋体" w:hAnsi="Times New Roman" w:hint="eastAsia"/>
          <w:sz w:val="24"/>
        </w:rPr>
        <w:t>等人</w:t>
      </w:r>
      <w:r w:rsidR="00D45A2F" w:rsidRPr="00716EEB">
        <w:rPr>
          <w:rFonts w:ascii="Times New Roman" w:eastAsia="宋体" w:hAnsi="Times New Roman" w:hint="eastAsia"/>
          <w:sz w:val="24"/>
          <w:vertAlign w:val="superscript"/>
        </w:rPr>
        <w:t>[</w:t>
      </w:r>
      <w:r w:rsidR="00716EEB" w:rsidRPr="00716EEB">
        <w:rPr>
          <w:rFonts w:ascii="Times New Roman" w:eastAsia="宋体" w:hAnsi="Times New Roman" w:hint="eastAsia"/>
          <w:sz w:val="24"/>
          <w:vertAlign w:val="superscript"/>
        </w:rPr>
        <w:t>16</w:t>
      </w:r>
      <w:r w:rsidR="00D45A2F" w:rsidRPr="00716EEB">
        <w:rPr>
          <w:rFonts w:ascii="Times New Roman" w:eastAsia="宋体" w:hAnsi="Times New Roman" w:hint="eastAsia"/>
          <w:sz w:val="24"/>
          <w:vertAlign w:val="superscript"/>
        </w:rPr>
        <w:t>]</w:t>
      </w:r>
      <w:r w:rsidR="00716EEB" w:rsidRPr="00716EEB">
        <w:rPr>
          <w:rFonts w:hint="eastAsia"/>
        </w:rPr>
        <w:t xml:space="preserve"> </w:t>
      </w:r>
      <w:r w:rsidR="00716EEB" w:rsidRPr="00716EEB">
        <w:rPr>
          <w:rFonts w:ascii="Times New Roman" w:eastAsia="宋体" w:hAnsi="Times New Roman" w:hint="eastAsia"/>
          <w:sz w:val="24"/>
        </w:rPr>
        <w:t>通过基于</w:t>
      </w:r>
      <w:commentRangeStart w:id="46"/>
      <w:r w:rsidR="00716EEB" w:rsidRPr="00716EEB">
        <w:rPr>
          <w:rFonts w:ascii="Times New Roman" w:eastAsia="宋体" w:hAnsi="Times New Roman"/>
          <w:sz w:val="24"/>
        </w:rPr>
        <w:t>SSM</w:t>
      </w:r>
      <w:r w:rsidR="0066694B">
        <w:rPr>
          <w:rFonts w:ascii="Times New Roman" w:eastAsia="宋体" w:hAnsi="Times New Roman" w:hint="eastAsia"/>
          <w:sz w:val="24"/>
        </w:rPr>
        <w:t>（</w:t>
      </w:r>
      <w:r w:rsidR="0066694B">
        <w:rPr>
          <w:rFonts w:ascii="Times New Roman" w:eastAsia="宋体" w:hAnsi="Times New Roman" w:hint="eastAsia"/>
          <w:sz w:val="24"/>
        </w:rPr>
        <w:t>State Space Model</w:t>
      </w:r>
      <w:r w:rsidR="0066694B">
        <w:rPr>
          <w:rFonts w:ascii="Times New Roman" w:eastAsia="宋体" w:hAnsi="Times New Roman" w:hint="eastAsia"/>
          <w:sz w:val="24"/>
        </w:rPr>
        <w:t>）</w:t>
      </w:r>
      <w:commentRangeEnd w:id="46"/>
      <w:r w:rsidR="006935BB">
        <w:rPr>
          <w:rStyle w:val="af3"/>
        </w:rPr>
        <w:commentReference w:id="46"/>
      </w:r>
      <w:r w:rsidR="00716EEB" w:rsidRPr="00716EEB">
        <w:rPr>
          <w:rFonts w:ascii="Times New Roman" w:eastAsia="宋体" w:hAnsi="Times New Roman"/>
          <w:sz w:val="24"/>
        </w:rPr>
        <w:t>新参数化的方法</w:t>
      </w:r>
      <w:r w:rsidR="00716EEB">
        <w:rPr>
          <w:rFonts w:ascii="Times New Roman" w:eastAsia="宋体" w:hAnsi="Times New Roman" w:hint="eastAsia"/>
          <w:sz w:val="24"/>
        </w:rPr>
        <w:t>提出的</w:t>
      </w:r>
      <w:r w:rsidR="00716EEB">
        <w:rPr>
          <w:rFonts w:ascii="Times New Roman" w:eastAsia="宋体" w:hAnsi="Times New Roman" w:hint="eastAsia"/>
          <w:sz w:val="24"/>
        </w:rPr>
        <w:t>S4</w:t>
      </w:r>
      <w:r w:rsidR="00716EEB">
        <w:rPr>
          <w:rFonts w:ascii="Times New Roman" w:eastAsia="宋体" w:hAnsi="Times New Roman" w:hint="eastAsia"/>
          <w:sz w:val="24"/>
        </w:rPr>
        <w:t>模型</w:t>
      </w:r>
      <w:r w:rsidR="00716EEB" w:rsidRPr="00716EEB">
        <w:rPr>
          <w:rFonts w:ascii="Times New Roman" w:eastAsia="宋体" w:hAnsi="Times New Roman" w:hint="eastAsia"/>
          <w:sz w:val="24"/>
        </w:rPr>
        <w:t>使用结构化状态空间进行深度序列建模，具有</w:t>
      </w:r>
      <w:r w:rsidR="00716EEB">
        <w:rPr>
          <w:rFonts w:ascii="Times New Roman" w:eastAsia="宋体" w:hAnsi="Times New Roman" w:hint="eastAsia"/>
          <w:sz w:val="24"/>
        </w:rPr>
        <w:t>可解释性</w:t>
      </w:r>
      <w:r w:rsidR="00716EEB" w:rsidRPr="00716EEB">
        <w:rPr>
          <w:rFonts w:ascii="Times New Roman" w:eastAsia="宋体" w:hAnsi="Times New Roman" w:hint="eastAsia"/>
          <w:sz w:val="24"/>
        </w:rPr>
        <w:t>、计算效率高，并能在各种数据模态和应用中取得强大的结果</w:t>
      </w:r>
      <w:r w:rsidR="00716EEB">
        <w:rPr>
          <w:rFonts w:ascii="Times New Roman" w:eastAsia="宋体" w:hAnsi="Times New Roman" w:hint="eastAsia"/>
          <w:sz w:val="24"/>
        </w:rPr>
        <w:t>。</w:t>
      </w:r>
      <w:r w:rsidRPr="00463E0B">
        <w:rPr>
          <w:rFonts w:ascii="Times New Roman" w:eastAsia="宋体" w:hAnsi="Times New Roman" w:hint="eastAsia"/>
          <w:sz w:val="24"/>
        </w:rPr>
        <w:t>在经典</w:t>
      </w:r>
      <w:r w:rsidRPr="00463E0B">
        <w:rPr>
          <w:rFonts w:ascii="Times New Roman" w:eastAsia="宋体" w:hAnsi="Times New Roman"/>
          <w:sz w:val="24"/>
        </w:rPr>
        <w:t>SSM</w:t>
      </w:r>
      <w:r>
        <w:rPr>
          <w:rFonts w:ascii="Times New Roman" w:eastAsia="宋体" w:hAnsi="Times New Roman" w:hint="eastAsia"/>
          <w:sz w:val="24"/>
        </w:rPr>
        <w:t>（</w:t>
      </w:r>
      <w:r>
        <w:rPr>
          <w:rFonts w:ascii="Times New Roman" w:eastAsia="宋体" w:hAnsi="Times New Roman" w:hint="eastAsia"/>
          <w:sz w:val="24"/>
        </w:rPr>
        <w:t>S4</w:t>
      </w:r>
      <w:r>
        <w:rPr>
          <w:rFonts w:ascii="Times New Roman" w:eastAsia="宋体" w:hAnsi="Times New Roman" w:hint="eastAsia"/>
          <w:sz w:val="24"/>
        </w:rPr>
        <w:t>、</w:t>
      </w:r>
      <w:r>
        <w:rPr>
          <w:rFonts w:ascii="Times New Roman" w:eastAsia="宋体" w:hAnsi="Times New Roman" w:hint="eastAsia"/>
          <w:sz w:val="24"/>
        </w:rPr>
        <w:t>S6</w:t>
      </w:r>
      <w:r>
        <w:rPr>
          <w:rFonts w:ascii="Times New Roman" w:eastAsia="宋体" w:hAnsi="Times New Roman" w:hint="eastAsia"/>
          <w:sz w:val="24"/>
        </w:rPr>
        <w:t>）</w:t>
      </w:r>
      <w:r w:rsidRPr="00463E0B">
        <w:rPr>
          <w:rFonts w:ascii="Times New Roman" w:eastAsia="宋体" w:hAnsi="Times New Roman"/>
          <w:sz w:val="24"/>
        </w:rPr>
        <w:t>研究的基础上，</w:t>
      </w:r>
      <w:r w:rsidR="00716EEB">
        <w:rPr>
          <w:rFonts w:ascii="Times New Roman" w:eastAsia="宋体" w:hAnsi="Times New Roman" w:hint="eastAsia"/>
          <w:sz w:val="24"/>
        </w:rPr>
        <w:t>Gu</w:t>
      </w:r>
      <w:r w:rsidR="00716EEB">
        <w:rPr>
          <w:rFonts w:ascii="Times New Roman" w:eastAsia="宋体" w:hAnsi="Times New Roman" w:hint="eastAsia"/>
          <w:sz w:val="24"/>
        </w:rPr>
        <w:t>等人</w:t>
      </w:r>
      <w:r w:rsidR="00716EEB" w:rsidRPr="00716EEB">
        <w:rPr>
          <w:rFonts w:ascii="Times New Roman" w:eastAsia="宋体" w:hAnsi="Times New Roman" w:hint="eastAsia"/>
          <w:sz w:val="24"/>
          <w:vertAlign w:val="superscript"/>
        </w:rPr>
        <w:t>[</w:t>
      </w:r>
      <w:r w:rsidR="00C7619C">
        <w:rPr>
          <w:rFonts w:ascii="Times New Roman" w:eastAsia="宋体" w:hAnsi="Times New Roman" w:hint="eastAsia"/>
          <w:sz w:val="24"/>
          <w:vertAlign w:val="superscript"/>
        </w:rPr>
        <w:t>20</w:t>
      </w:r>
      <w:r w:rsidR="00716EEB" w:rsidRPr="00716EEB">
        <w:rPr>
          <w:rFonts w:ascii="Times New Roman" w:eastAsia="宋体" w:hAnsi="Times New Roman" w:hint="eastAsia"/>
          <w:sz w:val="24"/>
          <w:vertAlign w:val="superscript"/>
        </w:rPr>
        <w:t>]</w:t>
      </w:r>
      <w:r w:rsidR="00716EEB">
        <w:rPr>
          <w:rFonts w:ascii="Times New Roman" w:eastAsia="宋体" w:hAnsi="Times New Roman" w:hint="eastAsia"/>
          <w:sz w:val="24"/>
        </w:rPr>
        <w:t>提出的</w:t>
      </w:r>
      <w:r w:rsidRPr="00463E0B">
        <w:rPr>
          <w:rFonts w:ascii="Times New Roman" w:eastAsia="宋体" w:hAnsi="Times New Roman"/>
          <w:sz w:val="24"/>
        </w:rPr>
        <w:t>现代</w:t>
      </w:r>
      <w:r w:rsidRPr="00463E0B">
        <w:rPr>
          <w:rFonts w:ascii="Times New Roman" w:eastAsia="宋体" w:hAnsi="Times New Roman"/>
          <w:sz w:val="24"/>
        </w:rPr>
        <w:t>SSM</w:t>
      </w:r>
      <w:r w:rsidRPr="00463E0B">
        <w:rPr>
          <w:rFonts w:ascii="Times New Roman" w:eastAsia="宋体" w:hAnsi="Times New Roman"/>
          <w:sz w:val="24"/>
        </w:rPr>
        <w:t>（</w:t>
      </w:r>
      <w:r w:rsidRPr="00463E0B">
        <w:rPr>
          <w:rFonts w:ascii="Times New Roman" w:eastAsia="宋体" w:hAnsi="Times New Roman"/>
          <w:sz w:val="24"/>
        </w:rPr>
        <w:t>Mamba</w:t>
      </w:r>
      <w:r w:rsidRPr="00463E0B">
        <w:rPr>
          <w:rFonts w:ascii="Times New Roman" w:eastAsia="宋体" w:hAnsi="Times New Roman"/>
          <w:sz w:val="24"/>
        </w:rPr>
        <w:t>）</w:t>
      </w:r>
      <w:r w:rsidR="00716EEB">
        <w:rPr>
          <w:rFonts w:ascii="Times New Roman" w:eastAsia="宋体" w:hAnsi="Times New Roman" w:hint="eastAsia"/>
          <w:sz w:val="24"/>
        </w:rPr>
        <w:t>模型</w:t>
      </w:r>
      <w:r w:rsidR="0062115D" w:rsidRPr="0062115D">
        <w:rPr>
          <w:rFonts w:ascii="Times New Roman" w:eastAsia="宋体" w:hAnsi="Times New Roman" w:hint="eastAsia"/>
          <w:sz w:val="24"/>
        </w:rPr>
        <w:t>通过选择性机制和硬件优化增强了</w:t>
      </w:r>
      <w:r w:rsidR="0062115D" w:rsidRPr="0062115D">
        <w:rPr>
          <w:rFonts w:ascii="Times New Roman" w:eastAsia="宋体" w:hAnsi="Times New Roman"/>
          <w:sz w:val="24"/>
        </w:rPr>
        <w:t xml:space="preserve"> S4</w:t>
      </w:r>
      <w:r w:rsidR="0062115D" w:rsidRPr="0062115D">
        <w:rPr>
          <w:rFonts w:ascii="Times New Roman" w:eastAsia="宋体" w:hAnsi="Times New Roman"/>
          <w:sz w:val="24"/>
        </w:rPr>
        <w:t>，在密集数据域中表现出出色的性能</w:t>
      </w:r>
      <w:r w:rsidR="0062115D">
        <w:rPr>
          <w:rFonts w:ascii="Times New Roman" w:eastAsia="宋体" w:hAnsi="Times New Roman" w:hint="eastAsia"/>
          <w:sz w:val="24"/>
        </w:rPr>
        <w:t>，</w:t>
      </w:r>
      <w:r w:rsidR="0062115D">
        <w:rPr>
          <w:rFonts w:ascii="Times New Roman" w:eastAsia="宋体" w:hAnsi="Times New Roman" w:hint="eastAsia"/>
          <w:sz w:val="24"/>
        </w:rPr>
        <w:t>Mamba</w:t>
      </w:r>
      <w:r w:rsidRPr="00463E0B">
        <w:rPr>
          <w:rFonts w:ascii="Times New Roman" w:eastAsia="宋体" w:hAnsi="Times New Roman"/>
          <w:sz w:val="24"/>
        </w:rPr>
        <w:t>不仅建立了长距离依赖关系，而且在输入大小方面表现出线性复杂性</w:t>
      </w:r>
      <w:r>
        <w:rPr>
          <w:rFonts w:ascii="Times New Roman" w:eastAsia="宋体" w:hAnsi="Times New Roman" w:hint="eastAsia"/>
          <w:sz w:val="24"/>
        </w:rPr>
        <w:t>。</w:t>
      </w:r>
      <w:r>
        <w:rPr>
          <w:rFonts w:ascii="Times New Roman" w:eastAsia="宋体" w:hAnsi="Times New Roman" w:hint="eastAsia"/>
          <w:sz w:val="24"/>
        </w:rPr>
        <w:t>Mamba</w:t>
      </w:r>
      <w:r>
        <w:rPr>
          <w:rFonts w:ascii="Times New Roman" w:eastAsia="宋体" w:hAnsi="Times New Roman" w:hint="eastAsia"/>
          <w:sz w:val="24"/>
        </w:rPr>
        <w:t>在一些常规的序列</w:t>
      </w:r>
      <w:r>
        <w:rPr>
          <w:rFonts w:ascii="Times New Roman" w:eastAsia="宋体" w:hAnsi="Times New Roman" w:hint="eastAsia"/>
          <w:sz w:val="24"/>
        </w:rPr>
        <w:t>nlp</w:t>
      </w:r>
      <w:r>
        <w:rPr>
          <w:rFonts w:ascii="Times New Roman" w:eastAsia="宋体" w:hAnsi="Times New Roman" w:hint="eastAsia"/>
          <w:sz w:val="24"/>
        </w:rPr>
        <w:t>任务中已经展现了它的优势，</w:t>
      </w:r>
      <w:r w:rsidR="00266BBD">
        <w:rPr>
          <w:rFonts w:ascii="Times New Roman" w:eastAsia="宋体" w:hAnsi="Times New Roman" w:hint="eastAsia"/>
          <w:sz w:val="24"/>
        </w:rPr>
        <w:t>Liu</w:t>
      </w:r>
      <w:r w:rsidR="00266BBD">
        <w:rPr>
          <w:rFonts w:ascii="Times New Roman" w:eastAsia="宋体" w:hAnsi="Times New Roman" w:hint="eastAsia"/>
          <w:sz w:val="24"/>
        </w:rPr>
        <w:t>等人</w:t>
      </w:r>
      <w:r w:rsidR="00266BBD" w:rsidRPr="00266BBD">
        <w:rPr>
          <w:rFonts w:ascii="Times New Roman" w:eastAsia="宋体" w:hAnsi="Times New Roman" w:hint="eastAsia"/>
          <w:sz w:val="24"/>
          <w:vertAlign w:val="superscript"/>
        </w:rPr>
        <w:t>[17]</w:t>
      </w:r>
      <w:r w:rsidR="00266BBD">
        <w:rPr>
          <w:rFonts w:ascii="Times New Roman" w:eastAsia="宋体" w:hAnsi="Times New Roman" w:hint="eastAsia"/>
          <w:sz w:val="24"/>
        </w:rPr>
        <w:t>提出的</w:t>
      </w:r>
      <w:r>
        <w:rPr>
          <w:rFonts w:ascii="Times New Roman" w:eastAsia="宋体" w:hAnsi="Times New Roman" w:hint="eastAsia"/>
          <w:sz w:val="24"/>
        </w:rPr>
        <w:t>V</w:t>
      </w:r>
      <w:r w:rsidR="00266BBD">
        <w:rPr>
          <w:rFonts w:ascii="Times New Roman" w:eastAsia="宋体" w:hAnsi="Times New Roman"/>
          <w:sz w:val="24"/>
        </w:rPr>
        <w:t>m</w:t>
      </w:r>
      <w:r>
        <w:rPr>
          <w:rFonts w:ascii="Times New Roman" w:eastAsia="宋体" w:hAnsi="Times New Roman" w:hint="eastAsia"/>
          <w:sz w:val="24"/>
        </w:rPr>
        <w:t>amba</w:t>
      </w:r>
      <w:r w:rsidR="00266BBD">
        <w:rPr>
          <w:rFonts w:ascii="Times New Roman" w:eastAsia="宋体" w:hAnsi="Times New Roman" w:hint="eastAsia"/>
          <w:sz w:val="24"/>
        </w:rPr>
        <w:t>架构</w:t>
      </w:r>
      <w:r>
        <w:rPr>
          <w:rFonts w:ascii="Times New Roman" w:eastAsia="宋体" w:hAnsi="Times New Roman" w:hint="eastAsia"/>
          <w:sz w:val="24"/>
        </w:rPr>
        <w:t>受</w:t>
      </w:r>
      <w:r>
        <w:rPr>
          <w:rFonts w:ascii="Times New Roman" w:eastAsia="宋体" w:hAnsi="Times New Roman" w:hint="eastAsia"/>
          <w:sz w:val="24"/>
        </w:rPr>
        <w:t>ViT</w:t>
      </w:r>
      <w:r>
        <w:rPr>
          <w:rFonts w:ascii="Times New Roman" w:eastAsia="宋体" w:hAnsi="Times New Roman" w:hint="eastAsia"/>
          <w:sz w:val="24"/>
        </w:rPr>
        <w:t>的启发，将</w:t>
      </w:r>
      <w:r>
        <w:rPr>
          <w:rFonts w:ascii="Times New Roman" w:eastAsia="宋体" w:hAnsi="Times New Roman" w:hint="eastAsia"/>
          <w:sz w:val="24"/>
        </w:rPr>
        <w:t>Mamba</w:t>
      </w:r>
      <w:r>
        <w:rPr>
          <w:rFonts w:ascii="Times New Roman" w:eastAsia="宋体" w:hAnsi="Times New Roman" w:hint="eastAsia"/>
          <w:sz w:val="24"/>
        </w:rPr>
        <w:t>模块使用块嵌入的方法引入视觉任务，</w:t>
      </w:r>
      <w:r w:rsidR="00A40A03">
        <w:rPr>
          <w:rFonts w:ascii="Times New Roman" w:eastAsia="宋体" w:hAnsi="Times New Roman" w:hint="eastAsia"/>
          <w:sz w:val="24"/>
        </w:rPr>
        <w:t>并且引入</w:t>
      </w:r>
      <w:r w:rsidR="00A40A03">
        <w:rPr>
          <w:rFonts w:ascii="Times New Roman" w:eastAsia="宋体" w:hAnsi="Times New Roman" w:hint="eastAsia"/>
          <w:sz w:val="24"/>
        </w:rPr>
        <w:t>2D</w:t>
      </w:r>
      <w:r w:rsidR="00A40A03">
        <w:rPr>
          <w:rFonts w:ascii="Times New Roman" w:eastAsia="宋体" w:hAnsi="Times New Roman" w:hint="eastAsia"/>
          <w:sz w:val="24"/>
        </w:rPr>
        <w:t>选择行扫描</w:t>
      </w:r>
      <w:r w:rsidR="00A40A03">
        <w:rPr>
          <w:rFonts w:ascii="Times New Roman" w:eastAsia="宋体" w:hAnsi="Times New Roman" w:hint="eastAsia"/>
          <w:sz w:val="24"/>
        </w:rPr>
        <w:t>(SS2D)</w:t>
      </w:r>
      <w:r w:rsidR="00A40A03">
        <w:rPr>
          <w:rFonts w:ascii="Times New Roman" w:eastAsia="宋体" w:hAnsi="Times New Roman" w:hint="eastAsia"/>
          <w:sz w:val="24"/>
        </w:rPr>
        <w:t>机制</w:t>
      </w:r>
      <w:r w:rsidR="00A40A03" w:rsidRPr="00A40A03">
        <w:rPr>
          <w:rFonts w:ascii="Times New Roman" w:eastAsia="宋体" w:hAnsi="Times New Roman" w:hint="eastAsia"/>
          <w:sz w:val="24"/>
        </w:rPr>
        <w:t>确保每个图像块仅通过沿相应扫描路径计算的压缩隐藏状态来获得上下文知识</w:t>
      </w:r>
      <w:r w:rsidR="00A40A03">
        <w:rPr>
          <w:rFonts w:ascii="Times New Roman" w:eastAsia="宋体" w:hAnsi="Times New Roman" w:hint="eastAsia"/>
          <w:sz w:val="24"/>
        </w:rPr>
        <w:t>，从而能在捕获全局信息的同时将计算复杂度从二次降到了线性。</w:t>
      </w:r>
      <w:r>
        <w:rPr>
          <w:rFonts w:ascii="Times New Roman" w:eastAsia="宋体" w:hAnsi="Times New Roman" w:hint="eastAsia"/>
          <w:sz w:val="24"/>
        </w:rPr>
        <w:t>在此基础上，</w:t>
      </w:r>
      <w:r w:rsidR="00A40A03">
        <w:rPr>
          <w:rFonts w:ascii="Times New Roman" w:eastAsia="宋体" w:hAnsi="Times New Roman" w:hint="eastAsia"/>
          <w:sz w:val="24"/>
        </w:rPr>
        <w:t>Ma</w:t>
      </w:r>
      <w:r w:rsidR="00A40A03">
        <w:rPr>
          <w:rFonts w:ascii="Times New Roman" w:eastAsia="宋体" w:hAnsi="Times New Roman" w:hint="eastAsia"/>
          <w:sz w:val="24"/>
        </w:rPr>
        <w:t>等人</w:t>
      </w:r>
      <w:r w:rsidR="00A40A03" w:rsidRPr="00A40A03">
        <w:rPr>
          <w:rFonts w:ascii="Times New Roman" w:eastAsia="宋体" w:hAnsi="Times New Roman" w:hint="eastAsia"/>
          <w:sz w:val="24"/>
          <w:vertAlign w:val="superscript"/>
        </w:rPr>
        <w:t>[18]</w:t>
      </w:r>
      <w:r w:rsidR="00A40A03">
        <w:rPr>
          <w:rFonts w:ascii="Times New Roman" w:eastAsia="宋体" w:hAnsi="Times New Roman" w:hint="eastAsia"/>
          <w:sz w:val="24"/>
        </w:rPr>
        <w:t>结合</w:t>
      </w:r>
      <w:r w:rsidR="00A40A03">
        <w:rPr>
          <w:rFonts w:ascii="Times New Roman" w:eastAsia="宋体" w:hAnsi="Times New Roman" w:hint="eastAsia"/>
          <w:sz w:val="24"/>
        </w:rPr>
        <w:t>CNN</w:t>
      </w:r>
      <w:r w:rsidR="00A40A03">
        <w:rPr>
          <w:rFonts w:ascii="Times New Roman" w:eastAsia="宋体" w:hAnsi="Times New Roman" w:hint="eastAsia"/>
          <w:sz w:val="24"/>
        </w:rPr>
        <w:t>与</w:t>
      </w:r>
      <w:r w:rsidR="00A40A03">
        <w:rPr>
          <w:rFonts w:ascii="Times New Roman" w:eastAsia="宋体" w:hAnsi="Times New Roman" w:hint="eastAsia"/>
          <w:sz w:val="24"/>
        </w:rPr>
        <w:t>SSM</w:t>
      </w:r>
      <w:r w:rsidR="00A40A03">
        <w:rPr>
          <w:rFonts w:ascii="Times New Roman" w:eastAsia="宋体" w:hAnsi="Times New Roman" w:hint="eastAsia"/>
          <w:sz w:val="24"/>
        </w:rPr>
        <w:t>架构提出的</w:t>
      </w:r>
      <w:r w:rsidR="00A40A03">
        <w:rPr>
          <w:rFonts w:ascii="Times New Roman" w:eastAsia="宋体" w:hAnsi="Times New Roman" w:hint="eastAsia"/>
          <w:sz w:val="24"/>
        </w:rPr>
        <w:t>U-Mamba</w:t>
      </w:r>
      <w:r w:rsidR="00A40A03">
        <w:rPr>
          <w:rFonts w:ascii="Times New Roman" w:eastAsia="宋体" w:hAnsi="Times New Roman" w:hint="eastAsia"/>
          <w:sz w:val="24"/>
        </w:rPr>
        <w:t>模型</w:t>
      </w:r>
      <w:r w:rsidR="00A40A03" w:rsidRPr="00A40A03">
        <w:rPr>
          <w:rFonts w:ascii="Times New Roman" w:eastAsia="宋体" w:hAnsi="Times New Roman" w:hint="eastAsia"/>
          <w:sz w:val="24"/>
        </w:rPr>
        <w:t>可以捕获两种本地化的细粒度特征以及图像中的长程依赖性</w:t>
      </w:r>
      <w:r w:rsidR="00FB4C59">
        <w:rPr>
          <w:rFonts w:ascii="Times New Roman" w:eastAsia="宋体" w:hAnsi="Times New Roman" w:hint="eastAsia"/>
          <w:sz w:val="24"/>
        </w:rPr>
        <w:t>并在二维和三维的医学图像分割任务达到了较好的效果</w:t>
      </w:r>
      <w:r w:rsidR="00A40A03">
        <w:rPr>
          <w:rFonts w:ascii="Times New Roman" w:eastAsia="宋体" w:hAnsi="Times New Roman" w:hint="eastAsia"/>
          <w:sz w:val="24"/>
        </w:rPr>
        <w:t>，</w:t>
      </w:r>
      <w:r w:rsidR="00A40A03">
        <w:rPr>
          <w:rFonts w:ascii="Times New Roman" w:eastAsia="宋体" w:hAnsi="Times New Roman" w:hint="eastAsia"/>
          <w:sz w:val="24"/>
        </w:rPr>
        <w:t>Ruan</w:t>
      </w:r>
      <w:r w:rsidR="00A40A03">
        <w:rPr>
          <w:rFonts w:ascii="Times New Roman" w:eastAsia="宋体" w:hAnsi="Times New Roman" w:hint="eastAsia"/>
          <w:sz w:val="24"/>
        </w:rPr>
        <w:t>等人</w:t>
      </w:r>
      <w:r w:rsidR="00A40A03" w:rsidRPr="00A40A03">
        <w:rPr>
          <w:rFonts w:ascii="Times New Roman" w:eastAsia="宋体" w:hAnsi="Times New Roman" w:hint="eastAsia"/>
          <w:sz w:val="24"/>
          <w:vertAlign w:val="superscript"/>
        </w:rPr>
        <w:t>[1</w:t>
      </w:r>
      <w:r w:rsidR="00A40A03">
        <w:rPr>
          <w:rFonts w:ascii="Times New Roman" w:eastAsia="宋体" w:hAnsi="Times New Roman" w:hint="eastAsia"/>
          <w:sz w:val="24"/>
          <w:vertAlign w:val="superscript"/>
        </w:rPr>
        <w:t>9</w:t>
      </w:r>
      <w:r w:rsidR="00A40A03" w:rsidRPr="00A40A03">
        <w:rPr>
          <w:rFonts w:ascii="Times New Roman" w:eastAsia="宋体" w:hAnsi="Times New Roman" w:hint="eastAsia"/>
          <w:sz w:val="24"/>
          <w:vertAlign w:val="superscript"/>
        </w:rPr>
        <w:t>]</w:t>
      </w:r>
      <w:r w:rsidR="00A40A03">
        <w:rPr>
          <w:rFonts w:ascii="Times New Roman" w:eastAsia="宋体" w:hAnsi="Times New Roman" w:hint="eastAsia"/>
          <w:sz w:val="24"/>
        </w:rPr>
        <w:t>提出了以纯</w:t>
      </w:r>
      <w:r w:rsidR="00A40A03">
        <w:rPr>
          <w:rFonts w:ascii="Times New Roman" w:eastAsia="宋体" w:hAnsi="Times New Roman" w:hint="eastAsia"/>
          <w:sz w:val="24"/>
        </w:rPr>
        <w:t>SSM</w:t>
      </w:r>
      <w:r w:rsidR="00A40A03">
        <w:rPr>
          <w:rFonts w:ascii="Times New Roman" w:eastAsia="宋体" w:hAnsi="Times New Roman" w:hint="eastAsia"/>
          <w:sz w:val="24"/>
        </w:rPr>
        <w:t>为基础的医学图像分割模型</w:t>
      </w:r>
      <w:r w:rsidR="00A40A03">
        <w:rPr>
          <w:rFonts w:ascii="Times New Roman" w:eastAsia="宋体" w:hAnsi="Times New Roman" w:hint="eastAsia"/>
          <w:sz w:val="24"/>
        </w:rPr>
        <w:t>Vm-unet</w:t>
      </w:r>
      <w:r w:rsidR="00CD3EE9">
        <w:rPr>
          <w:rFonts w:ascii="Times New Roman" w:eastAsia="宋体" w:hAnsi="Times New Roman" w:hint="eastAsia"/>
          <w:sz w:val="24"/>
        </w:rPr>
        <w:t>，结合</w:t>
      </w:r>
      <w:r w:rsidR="00CD3EE9">
        <w:rPr>
          <w:rFonts w:ascii="Times New Roman" w:eastAsia="宋体" w:hAnsi="Times New Roman" w:hint="eastAsia"/>
          <w:sz w:val="24"/>
        </w:rPr>
        <w:t>V</w:t>
      </w:r>
      <w:r w:rsidR="00CD3EE9">
        <w:rPr>
          <w:rFonts w:ascii="Times New Roman" w:eastAsia="宋体" w:hAnsi="Times New Roman"/>
          <w:sz w:val="24"/>
        </w:rPr>
        <w:t>m</w:t>
      </w:r>
      <w:r w:rsidR="00CD3EE9">
        <w:rPr>
          <w:rFonts w:ascii="Times New Roman" w:eastAsia="宋体" w:hAnsi="Times New Roman" w:hint="eastAsia"/>
          <w:sz w:val="24"/>
        </w:rPr>
        <w:t>amba</w:t>
      </w:r>
      <w:r w:rsidR="00CD3EE9">
        <w:rPr>
          <w:rFonts w:ascii="Times New Roman" w:eastAsia="宋体" w:hAnsi="Times New Roman" w:hint="eastAsia"/>
          <w:sz w:val="24"/>
        </w:rPr>
        <w:t>中的</w:t>
      </w:r>
      <w:r w:rsidR="00CD3EE9">
        <w:rPr>
          <w:rFonts w:ascii="Times New Roman" w:eastAsia="宋体" w:hAnsi="Times New Roman" w:hint="eastAsia"/>
          <w:sz w:val="24"/>
        </w:rPr>
        <w:t>VSS</w:t>
      </w:r>
      <w:r w:rsidR="00CD3EE9">
        <w:rPr>
          <w:rFonts w:ascii="Times New Roman" w:eastAsia="宋体" w:hAnsi="Times New Roman" w:hint="eastAsia"/>
          <w:sz w:val="24"/>
        </w:rPr>
        <w:t>块和</w:t>
      </w:r>
      <w:r w:rsidR="00CD3EE9">
        <w:rPr>
          <w:rFonts w:ascii="Times New Roman" w:eastAsia="宋体" w:hAnsi="Times New Roman" w:hint="eastAsia"/>
          <w:sz w:val="24"/>
        </w:rPr>
        <w:t>U</w:t>
      </w:r>
      <w:r w:rsidR="00CD3EE9">
        <w:rPr>
          <w:rFonts w:ascii="Times New Roman" w:eastAsia="宋体" w:hAnsi="Times New Roman" w:hint="eastAsia"/>
          <w:sz w:val="24"/>
        </w:rPr>
        <w:t>形架构展示了其在医学图像分割领域的潜力。</w:t>
      </w:r>
    </w:p>
    <w:p w14:paraId="23886D20" w14:textId="293828B3" w:rsidR="007C5EC9" w:rsidRDefault="007C5EC9" w:rsidP="00C96DC9">
      <w:pPr>
        <w:spacing w:line="360" w:lineRule="auto"/>
        <w:ind w:firstLineChars="200" w:firstLine="480"/>
        <w:rPr>
          <w:rFonts w:ascii="Times New Roman" w:eastAsia="宋体" w:hAnsi="Times New Roman"/>
          <w:sz w:val="24"/>
        </w:rPr>
      </w:pPr>
      <w:r>
        <w:rPr>
          <w:rFonts w:ascii="Times New Roman" w:eastAsia="宋体" w:hAnsi="Times New Roman" w:hint="eastAsia"/>
          <w:sz w:val="24"/>
        </w:rPr>
        <w:t>总之，基于深度学习的</w:t>
      </w:r>
      <w:r w:rsidR="00193000">
        <w:rPr>
          <w:rFonts w:ascii="Times New Roman" w:eastAsia="宋体" w:hAnsi="Times New Roman" w:hint="eastAsia"/>
          <w:sz w:val="24"/>
        </w:rPr>
        <w:t>脑胶质瘤自动分割模型在</w:t>
      </w:r>
      <w:r w:rsidR="0038766A">
        <w:rPr>
          <w:rFonts w:ascii="Times New Roman" w:eastAsia="宋体" w:hAnsi="Times New Roman" w:hint="eastAsia"/>
          <w:sz w:val="24"/>
        </w:rPr>
        <w:t>肿瘤</w:t>
      </w:r>
      <w:r w:rsidR="00193000">
        <w:rPr>
          <w:rFonts w:ascii="Times New Roman" w:eastAsia="宋体" w:hAnsi="Times New Roman" w:hint="eastAsia"/>
          <w:sz w:val="24"/>
        </w:rPr>
        <w:t>的诊断过程中</w:t>
      </w:r>
      <w:r w:rsidR="0038766A">
        <w:rPr>
          <w:rFonts w:ascii="Times New Roman" w:eastAsia="宋体" w:hAnsi="Times New Roman" w:hint="eastAsia"/>
          <w:sz w:val="24"/>
        </w:rPr>
        <w:t>已逐渐发挥其优势</w:t>
      </w:r>
      <w:r w:rsidR="000A560E">
        <w:rPr>
          <w:rFonts w:ascii="Times New Roman" w:eastAsia="宋体" w:hAnsi="Times New Roman" w:hint="eastAsia"/>
          <w:sz w:val="24"/>
        </w:rPr>
        <w:t>，但由于</w:t>
      </w:r>
      <w:r w:rsidR="000A560E" w:rsidRPr="000A560E">
        <w:rPr>
          <w:rFonts w:ascii="Times New Roman" w:eastAsia="宋体" w:hAnsi="Times New Roman" w:hint="eastAsia"/>
          <w:sz w:val="24"/>
        </w:rPr>
        <w:t>脑胶质瘤</w:t>
      </w:r>
      <w:r w:rsidR="000A560E">
        <w:rPr>
          <w:rFonts w:ascii="Times New Roman" w:eastAsia="宋体" w:hAnsi="Times New Roman" w:hint="eastAsia"/>
          <w:sz w:val="24"/>
        </w:rPr>
        <w:t>的</w:t>
      </w:r>
      <w:r w:rsidR="000A560E" w:rsidRPr="000A560E">
        <w:rPr>
          <w:rFonts w:ascii="Times New Roman" w:eastAsia="宋体" w:hAnsi="Times New Roman" w:hint="eastAsia"/>
          <w:sz w:val="24"/>
        </w:rPr>
        <w:t>高度异质性</w:t>
      </w:r>
      <w:r w:rsidR="000E7A03">
        <w:rPr>
          <w:rFonts w:ascii="Times New Roman" w:eastAsia="宋体" w:hAnsi="Times New Roman" w:hint="eastAsia"/>
          <w:sz w:val="24"/>
        </w:rPr>
        <w:t>以及</w:t>
      </w:r>
      <w:r w:rsidR="000A560E" w:rsidRPr="000A560E">
        <w:rPr>
          <w:rFonts w:ascii="Times New Roman" w:eastAsia="宋体" w:hAnsi="Times New Roman" w:hint="eastAsia"/>
          <w:sz w:val="24"/>
        </w:rPr>
        <w:t>边界不清</w:t>
      </w:r>
      <w:r w:rsidR="000E7A03">
        <w:rPr>
          <w:rFonts w:ascii="Times New Roman" w:eastAsia="宋体" w:hAnsi="Times New Roman" w:hint="eastAsia"/>
          <w:sz w:val="24"/>
        </w:rPr>
        <w:t>等特性，</w:t>
      </w:r>
      <w:r w:rsidR="000A560E" w:rsidRPr="000A560E">
        <w:rPr>
          <w:rFonts w:ascii="Times New Roman" w:eastAsia="宋体" w:hAnsi="Times New Roman" w:hint="eastAsia"/>
          <w:sz w:val="24"/>
        </w:rPr>
        <w:t>很少形成明确的</w:t>
      </w:r>
      <w:r w:rsidR="000A560E" w:rsidRPr="000A560E">
        <w:rPr>
          <w:rFonts w:ascii="Times New Roman" w:eastAsia="宋体" w:hAnsi="Times New Roman" w:hint="eastAsia"/>
          <w:sz w:val="24"/>
        </w:rPr>
        <w:lastRenderedPageBreak/>
        <w:t>边界</w:t>
      </w:r>
      <w:r w:rsidR="004C79AA">
        <w:rPr>
          <w:rFonts w:ascii="Times New Roman" w:eastAsia="宋体" w:hAnsi="Times New Roman" w:hint="eastAsia"/>
          <w:sz w:val="24"/>
        </w:rPr>
        <w:t>，</w:t>
      </w:r>
      <w:r w:rsidR="009C542D">
        <w:rPr>
          <w:rFonts w:ascii="Times New Roman" w:eastAsia="宋体" w:hAnsi="Times New Roman" w:hint="eastAsia"/>
          <w:sz w:val="24"/>
        </w:rPr>
        <w:t>增大了对其进行分割的难度</w:t>
      </w:r>
      <w:r w:rsidR="000A560E" w:rsidRPr="000A560E">
        <w:rPr>
          <w:rFonts w:ascii="Times New Roman" w:eastAsia="宋体" w:hAnsi="Times New Roman" w:hint="eastAsia"/>
          <w:sz w:val="24"/>
        </w:rPr>
        <w:t>。</w:t>
      </w:r>
      <w:r w:rsidR="009C542D">
        <w:rPr>
          <w:rFonts w:ascii="Times New Roman" w:eastAsia="宋体" w:hAnsi="Times New Roman" w:hint="eastAsia"/>
          <w:sz w:val="24"/>
        </w:rPr>
        <w:t>为了提高分割的准确性，</w:t>
      </w:r>
      <w:r w:rsidR="0065691E">
        <w:rPr>
          <w:rFonts w:ascii="Times New Roman" w:eastAsia="宋体" w:hAnsi="Times New Roman" w:hint="eastAsia"/>
          <w:sz w:val="24"/>
        </w:rPr>
        <w:t>我们</w:t>
      </w:r>
      <w:r w:rsidR="0065691E" w:rsidRPr="00C65D52">
        <w:rPr>
          <w:rFonts w:ascii="Times New Roman" w:eastAsia="宋体" w:hAnsi="Times New Roman"/>
          <w:sz w:val="24"/>
        </w:rPr>
        <w:t>使用</w:t>
      </w:r>
      <w:r w:rsidR="004B5467" w:rsidRPr="00C65D52">
        <w:rPr>
          <w:rFonts w:ascii="Times New Roman" w:eastAsia="宋体" w:hAnsi="Times New Roman"/>
          <w:sz w:val="24"/>
        </w:rPr>
        <w:t>结合了</w:t>
      </w:r>
      <w:r w:rsidR="004B5467">
        <w:rPr>
          <w:rFonts w:ascii="Times New Roman" w:eastAsia="宋体" w:hAnsi="Times New Roman" w:hint="eastAsia"/>
          <w:sz w:val="24"/>
        </w:rPr>
        <w:t>M</w:t>
      </w:r>
      <w:r w:rsidR="004B5467" w:rsidRPr="00C65D52">
        <w:rPr>
          <w:rFonts w:ascii="Times New Roman" w:eastAsia="宋体" w:hAnsi="Times New Roman"/>
          <w:sz w:val="24"/>
        </w:rPr>
        <w:t>amba</w:t>
      </w:r>
      <w:r w:rsidR="004B5467" w:rsidRPr="00C65D52">
        <w:rPr>
          <w:rFonts w:ascii="Times New Roman" w:eastAsia="宋体" w:hAnsi="Times New Roman"/>
          <w:sz w:val="24"/>
        </w:rPr>
        <w:t>模块和</w:t>
      </w:r>
      <w:r w:rsidR="004B5467">
        <w:rPr>
          <w:rFonts w:ascii="Times New Roman" w:eastAsia="宋体" w:hAnsi="Times New Roman" w:hint="eastAsia"/>
          <w:sz w:val="24"/>
        </w:rPr>
        <w:t>双</w:t>
      </w:r>
      <w:r w:rsidR="00D8057C">
        <w:rPr>
          <w:rFonts w:ascii="Times New Roman" w:eastAsia="宋体" w:hAnsi="Times New Roman" w:hint="eastAsia"/>
          <w:sz w:val="24"/>
        </w:rPr>
        <w:t>向</w:t>
      </w:r>
      <w:r w:rsidR="004B5467">
        <w:rPr>
          <w:rFonts w:ascii="Times New Roman" w:eastAsia="宋体" w:hAnsi="Times New Roman" w:hint="eastAsia"/>
          <w:sz w:val="24"/>
        </w:rPr>
        <w:t>交叉</w:t>
      </w:r>
      <w:r w:rsidR="004B5467" w:rsidRPr="00C65D52">
        <w:rPr>
          <w:rFonts w:ascii="Times New Roman" w:eastAsia="宋体" w:hAnsi="Times New Roman"/>
          <w:sz w:val="24"/>
        </w:rPr>
        <w:t>注意力机制</w:t>
      </w:r>
      <w:r w:rsidR="004B5467">
        <w:rPr>
          <w:rFonts w:ascii="Times New Roman" w:eastAsia="宋体" w:hAnsi="Times New Roman" w:hint="eastAsia"/>
          <w:sz w:val="24"/>
        </w:rPr>
        <w:t>的</w:t>
      </w:r>
      <w:r w:rsidR="0065691E">
        <w:rPr>
          <w:rFonts w:ascii="Times New Roman" w:eastAsia="宋体" w:hAnsi="Times New Roman" w:hint="eastAsia"/>
          <w:sz w:val="24"/>
        </w:rPr>
        <w:t>VMD</w:t>
      </w:r>
      <w:r w:rsidR="0065691E" w:rsidRPr="00C65D52">
        <w:rPr>
          <w:rFonts w:ascii="Times New Roman" w:eastAsia="宋体" w:hAnsi="Times New Roman"/>
          <w:sz w:val="24"/>
        </w:rPr>
        <w:t>Unet</w:t>
      </w:r>
      <w:r w:rsidR="0065691E" w:rsidRPr="00C65D52">
        <w:rPr>
          <w:rFonts w:ascii="Times New Roman" w:eastAsia="宋体" w:hAnsi="Times New Roman"/>
          <w:sz w:val="24"/>
        </w:rPr>
        <w:t>图像分割</w:t>
      </w:r>
      <w:r w:rsidR="004B5467">
        <w:rPr>
          <w:rFonts w:ascii="Times New Roman" w:eastAsia="宋体" w:hAnsi="Times New Roman" w:hint="eastAsia"/>
          <w:sz w:val="24"/>
        </w:rPr>
        <w:t>方法</w:t>
      </w:r>
      <w:r w:rsidR="0065691E" w:rsidRPr="00C65D52">
        <w:rPr>
          <w:rFonts w:ascii="Times New Roman" w:eastAsia="宋体" w:hAnsi="Times New Roman"/>
          <w:sz w:val="24"/>
        </w:rPr>
        <w:t>，</w:t>
      </w:r>
      <w:r w:rsidR="004B5467">
        <w:rPr>
          <w:rFonts w:ascii="Times New Roman" w:eastAsia="宋体" w:hAnsi="Times New Roman" w:hint="eastAsia"/>
          <w:sz w:val="24"/>
        </w:rPr>
        <w:t>该方法</w:t>
      </w:r>
      <w:r w:rsidR="006C5CA6">
        <w:rPr>
          <w:rFonts w:ascii="Times New Roman" w:eastAsia="宋体" w:hAnsi="Times New Roman" w:hint="eastAsia"/>
          <w:sz w:val="24"/>
        </w:rPr>
        <w:t>以</w:t>
      </w:r>
      <w:r w:rsidR="006C5CA6" w:rsidRPr="00F74A37">
        <w:rPr>
          <w:rFonts w:ascii="Times New Roman" w:eastAsia="宋体" w:hAnsi="Times New Roman" w:hint="eastAsia"/>
          <w:sz w:val="24"/>
        </w:rPr>
        <w:t>结构化状态空间模型</w:t>
      </w:r>
      <w:r w:rsidR="006C5CA6" w:rsidRPr="009722E8">
        <w:rPr>
          <w:rFonts w:ascii="Times New Roman" w:eastAsia="宋体" w:hAnsi="Times New Roman"/>
          <w:sz w:val="24"/>
        </w:rPr>
        <w:t>的长程线性时间序列建模能力</w:t>
      </w:r>
      <w:r w:rsidR="006C5CA6">
        <w:rPr>
          <w:rFonts w:ascii="Times New Roman" w:eastAsia="宋体" w:hAnsi="Times New Roman" w:hint="eastAsia"/>
          <w:sz w:val="24"/>
        </w:rPr>
        <w:t>为基础，</w:t>
      </w:r>
      <w:r w:rsidR="002D09C6">
        <w:rPr>
          <w:rFonts w:ascii="Times New Roman" w:eastAsia="宋体" w:hAnsi="Times New Roman" w:hint="eastAsia"/>
          <w:sz w:val="24"/>
        </w:rPr>
        <w:t>并</w:t>
      </w:r>
      <w:r w:rsidR="00EA4F98" w:rsidRPr="00EA4F98">
        <w:rPr>
          <w:rFonts w:ascii="Times New Roman" w:eastAsia="宋体" w:hAnsi="Times New Roman" w:hint="eastAsia"/>
          <w:sz w:val="24"/>
        </w:rPr>
        <w:t>通过将多尺度编码器特征融合在一起创建注意力图</w:t>
      </w:r>
      <w:r w:rsidR="00EA4F98">
        <w:rPr>
          <w:rFonts w:ascii="Times New Roman" w:eastAsia="宋体" w:hAnsi="Times New Roman" w:hint="eastAsia"/>
          <w:sz w:val="24"/>
        </w:rPr>
        <w:t>，</w:t>
      </w:r>
      <w:r w:rsidR="00EE128D">
        <w:rPr>
          <w:rFonts w:ascii="Times New Roman" w:eastAsia="宋体" w:hAnsi="Times New Roman" w:hint="eastAsia"/>
          <w:sz w:val="24"/>
        </w:rPr>
        <w:t>捕捉编码器不同阶段之间的长距离依赖关系，从而在</w:t>
      </w:r>
      <w:r w:rsidR="00AD27BB">
        <w:rPr>
          <w:rFonts w:ascii="Times New Roman" w:eastAsia="宋体" w:hAnsi="Times New Roman" w:hint="eastAsia"/>
          <w:sz w:val="24"/>
        </w:rPr>
        <w:t>保持低计算复杂度的同时</w:t>
      </w:r>
      <w:r w:rsidR="002B6F99">
        <w:rPr>
          <w:rFonts w:ascii="Times New Roman" w:eastAsia="宋体" w:hAnsi="Times New Roman" w:hint="eastAsia"/>
          <w:sz w:val="24"/>
        </w:rPr>
        <w:t>提高分割的准确性。</w:t>
      </w:r>
    </w:p>
    <w:p w14:paraId="32F41AA0" w14:textId="0B37F683" w:rsidR="00925313" w:rsidRPr="00925313" w:rsidRDefault="00FB4C59" w:rsidP="00925313">
      <w:pPr>
        <w:pStyle w:val="1"/>
        <w:numPr>
          <w:ilvl w:val="0"/>
          <w:numId w:val="2"/>
        </w:numPr>
        <w:rPr>
          <w:rFonts w:ascii="黑体" w:eastAsia="黑体" w:hAnsi="黑体" w:hint="eastAsia"/>
          <w:color w:val="auto"/>
          <w:sz w:val="30"/>
          <w:szCs w:val="30"/>
        </w:rPr>
      </w:pPr>
      <w:r w:rsidRPr="00591125">
        <w:rPr>
          <w:rFonts w:ascii="黑体" w:eastAsia="黑体" w:hAnsi="黑体" w:hint="eastAsia"/>
          <w:color w:val="auto"/>
          <w:sz w:val="30"/>
          <w:szCs w:val="30"/>
        </w:rPr>
        <w:t>方法</w:t>
      </w:r>
    </w:p>
    <w:p w14:paraId="22467302" w14:textId="59AE3554" w:rsidR="002128F7" w:rsidDel="0092434B" w:rsidRDefault="00925313" w:rsidP="00925313">
      <w:pPr>
        <w:spacing w:line="360" w:lineRule="auto"/>
        <w:ind w:firstLineChars="200" w:firstLine="480"/>
        <w:rPr>
          <w:del w:id="47" w:author="FF GOU" w:date="2024-10-28T22:02:00Z" w16du:dateUtc="2024-10-28T14:02:00Z"/>
          <w:rFonts w:ascii="Times New Roman" w:eastAsia="宋体" w:hAnsi="Times New Roman"/>
          <w:sz w:val="24"/>
        </w:rPr>
      </w:pPr>
      <w:commentRangeStart w:id="48"/>
      <w:r w:rsidRPr="00925313">
        <w:rPr>
          <w:rFonts w:ascii="Times New Roman" w:eastAsia="宋体" w:hAnsi="Times New Roman" w:hint="eastAsia"/>
          <w:sz w:val="24"/>
        </w:rPr>
        <w:t>脑胶质瘤是一种高度侵袭性的恶性肿瘤，生长迅速，预后较差，常导致神经功能障碍和严重的生命威胁。</w:t>
      </w:r>
      <w:commentRangeEnd w:id="48"/>
      <w:r w:rsidR="006935BB">
        <w:rPr>
          <w:rStyle w:val="af3"/>
        </w:rPr>
        <w:commentReference w:id="48"/>
      </w:r>
      <w:r w:rsidR="002128F7" w:rsidRPr="0092434B">
        <w:rPr>
          <w:rFonts w:ascii="Times New Roman" w:eastAsia="宋体" w:hAnsi="Times New Roman" w:hint="eastAsia"/>
          <w:color w:val="FF0000"/>
          <w:sz w:val="24"/>
          <w:rPrChange w:id="49" w:author="FF GOU" w:date="2024-10-28T22:02:00Z" w16du:dateUtc="2024-10-28T14:02:00Z">
            <w:rPr>
              <w:rFonts w:ascii="Times New Roman" w:eastAsia="宋体" w:hAnsi="Times New Roman" w:hint="eastAsia"/>
              <w:sz w:val="24"/>
            </w:rPr>
          </w:rPrChange>
        </w:rPr>
        <w:t>在传统的对脑胶质瘤的诊疗过程中，医生需要通过肉眼逐帧筛查和识别</w:t>
      </w:r>
      <w:r w:rsidR="002128F7" w:rsidRPr="0092434B">
        <w:rPr>
          <w:rFonts w:ascii="Times New Roman" w:eastAsia="宋体" w:hAnsi="Times New Roman"/>
          <w:color w:val="FF0000"/>
          <w:sz w:val="24"/>
          <w:rPrChange w:id="50" w:author="FF GOU" w:date="2024-10-28T22:02:00Z" w16du:dateUtc="2024-10-28T14:02:00Z">
            <w:rPr>
              <w:rFonts w:ascii="Times New Roman" w:eastAsia="宋体" w:hAnsi="Times New Roman"/>
              <w:sz w:val="24"/>
            </w:rPr>
          </w:rPrChange>
        </w:rPr>
        <w:t>MRI</w:t>
      </w:r>
      <w:r w:rsidR="002128F7" w:rsidRPr="0092434B">
        <w:rPr>
          <w:rFonts w:ascii="Times New Roman" w:eastAsia="宋体" w:hAnsi="Times New Roman" w:hint="eastAsia"/>
          <w:color w:val="FF0000"/>
          <w:sz w:val="24"/>
          <w:rPrChange w:id="51" w:author="FF GOU" w:date="2024-10-28T22:02:00Z" w16du:dateUtc="2024-10-28T14:02:00Z">
            <w:rPr>
              <w:rFonts w:ascii="Times New Roman" w:eastAsia="宋体" w:hAnsi="Times New Roman" w:hint="eastAsia"/>
              <w:sz w:val="24"/>
            </w:rPr>
          </w:rPrChange>
        </w:rPr>
        <w:t>影像中的脑胶质瘤肿瘤区域，但由于脑胶质瘤的形态复杂、边界模糊，且不同患者之间的病灶特征差异较大，这一过程不仅耗时耗力，还极具挑战性。</w:t>
      </w:r>
      <w:r w:rsidR="002128F7" w:rsidRPr="002128F7">
        <w:rPr>
          <w:rFonts w:ascii="Times New Roman" w:eastAsia="宋体" w:hAnsi="Times New Roman" w:hint="eastAsia"/>
          <w:sz w:val="24"/>
        </w:rPr>
        <w:t>医生在繁重的工作负荷下，容易因为疲劳或主观因素造成识别不准确，从而影响诊断结果的可靠性。</w:t>
      </w:r>
    </w:p>
    <w:p w14:paraId="5C7FD923" w14:textId="0F8A1502" w:rsidR="002128F7" w:rsidRDefault="002128F7" w:rsidP="0092434B">
      <w:pPr>
        <w:spacing w:line="360" w:lineRule="auto"/>
        <w:ind w:firstLineChars="200" w:firstLine="480"/>
        <w:rPr>
          <w:rFonts w:ascii="Times New Roman" w:eastAsia="宋体" w:hAnsi="Times New Roman"/>
          <w:sz w:val="24"/>
        </w:rPr>
      </w:pPr>
      <w:r w:rsidRPr="002128F7">
        <w:rPr>
          <w:rFonts w:ascii="Times New Roman" w:eastAsia="宋体" w:hAnsi="Times New Roman" w:hint="eastAsia"/>
          <w:sz w:val="24"/>
        </w:rPr>
        <w:t>为了应对这些挑战，本</w:t>
      </w:r>
      <w:r>
        <w:rPr>
          <w:rFonts w:ascii="Times New Roman" w:eastAsia="宋体" w:hAnsi="Times New Roman" w:hint="eastAsia"/>
          <w:sz w:val="24"/>
        </w:rPr>
        <w:t>文</w:t>
      </w:r>
      <w:r w:rsidRPr="002128F7">
        <w:rPr>
          <w:rFonts w:ascii="Times New Roman" w:eastAsia="宋体" w:hAnsi="Times New Roman" w:hint="eastAsia"/>
          <w:sz w:val="24"/>
        </w:rPr>
        <w:t>提出了</w:t>
      </w:r>
      <w:r w:rsidR="00292CC8">
        <w:rPr>
          <w:rFonts w:ascii="Times New Roman" w:eastAsia="宋体" w:hAnsi="Times New Roman" w:hint="eastAsia"/>
          <w:sz w:val="24"/>
        </w:rPr>
        <w:t>基于</w:t>
      </w:r>
      <w:r w:rsidRPr="002128F7">
        <w:rPr>
          <w:rFonts w:ascii="Times New Roman" w:eastAsia="宋体" w:hAnsi="Times New Roman" w:hint="eastAsia"/>
          <w:sz w:val="24"/>
        </w:rPr>
        <w:t>VMDUnet</w:t>
      </w:r>
      <w:r w:rsidRPr="002128F7">
        <w:rPr>
          <w:rFonts w:ascii="Times New Roman" w:eastAsia="宋体" w:hAnsi="Times New Roman" w:hint="eastAsia"/>
          <w:sz w:val="24"/>
        </w:rPr>
        <w:t>模型</w:t>
      </w:r>
      <w:r w:rsidR="00292CC8">
        <w:rPr>
          <w:rFonts w:ascii="Times New Roman" w:eastAsia="宋体" w:hAnsi="Times New Roman" w:hint="eastAsia"/>
          <w:sz w:val="24"/>
        </w:rPr>
        <w:t>的</w:t>
      </w:r>
      <w:r w:rsidR="00292CC8" w:rsidRPr="00945E96">
        <w:rPr>
          <w:rFonts w:ascii="Times New Roman" w:eastAsia="宋体" w:hAnsi="Times New Roman" w:hint="eastAsia"/>
          <w:sz w:val="24"/>
        </w:rPr>
        <w:t>脑胶质瘤自动分割方法</w:t>
      </w:r>
      <w:r w:rsidR="00292CC8">
        <w:rPr>
          <w:rFonts w:ascii="Times New Roman" w:eastAsia="宋体" w:hAnsi="Times New Roman" w:hint="eastAsia"/>
          <w:sz w:val="24"/>
        </w:rPr>
        <w:t>IADSG(Intelligent Assistant Diagnosis System for Glioma)</w:t>
      </w:r>
      <w:r w:rsidRPr="002128F7">
        <w:rPr>
          <w:rFonts w:ascii="Times New Roman" w:eastAsia="宋体" w:hAnsi="Times New Roman" w:hint="eastAsia"/>
          <w:sz w:val="24"/>
        </w:rPr>
        <w:t>，将医生的工作重点从繁琐的影像分析转移到更加关键的诊疗决策上。</w:t>
      </w:r>
      <w:r w:rsidR="00292CC8" w:rsidRPr="002128F7">
        <w:rPr>
          <w:rFonts w:ascii="Times New Roman" w:eastAsia="宋体" w:hAnsi="Times New Roman" w:hint="eastAsia"/>
          <w:sz w:val="24"/>
        </w:rPr>
        <w:t>VMDUnet</w:t>
      </w:r>
      <w:r w:rsidRPr="002128F7">
        <w:rPr>
          <w:rFonts w:ascii="Times New Roman" w:eastAsia="宋体" w:hAnsi="Times New Roman" w:hint="eastAsia"/>
          <w:sz w:val="24"/>
        </w:rPr>
        <w:t>模型利用</w:t>
      </w:r>
      <w:r w:rsidRPr="002128F7">
        <w:rPr>
          <w:rFonts w:ascii="Times New Roman" w:eastAsia="宋体" w:hAnsi="Times New Roman" w:hint="eastAsia"/>
          <w:sz w:val="24"/>
        </w:rPr>
        <w:t>mamba</w:t>
      </w:r>
      <w:r w:rsidRPr="002128F7">
        <w:rPr>
          <w:rFonts w:ascii="Times New Roman" w:eastAsia="宋体" w:hAnsi="Times New Roman" w:hint="eastAsia"/>
          <w:sz w:val="24"/>
        </w:rPr>
        <w:t>模块和双重交叉注意力机制，精确识别并分割脑胶质瘤区域。</w:t>
      </w:r>
      <w:r w:rsidR="007C0596" w:rsidRPr="0092434B">
        <w:rPr>
          <w:rFonts w:ascii="Times New Roman" w:eastAsia="宋体" w:hAnsi="Times New Roman" w:hint="eastAsia"/>
          <w:color w:val="FF0000"/>
          <w:sz w:val="24"/>
          <w:rPrChange w:id="52" w:author="FF GOU" w:date="2024-10-28T22:02:00Z" w16du:dateUtc="2024-10-28T14:02:00Z">
            <w:rPr>
              <w:rFonts w:ascii="Times New Roman" w:eastAsia="宋体" w:hAnsi="Times New Roman" w:hint="eastAsia"/>
              <w:sz w:val="24"/>
            </w:rPr>
          </w:rPrChange>
        </w:rPr>
        <w:t>该模型旨在帮助医生能够迅速获得高精度的分割结果，大大减少了人工干预的必要，极大地降低了工作强度，同时提高了诊断效率</w:t>
      </w:r>
      <w:r w:rsidRPr="0092434B">
        <w:rPr>
          <w:rFonts w:ascii="Times New Roman" w:eastAsia="宋体" w:hAnsi="Times New Roman" w:hint="eastAsia"/>
          <w:color w:val="FF0000"/>
          <w:sz w:val="24"/>
          <w:rPrChange w:id="53" w:author="FF GOU" w:date="2024-10-28T22:02:00Z" w16du:dateUtc="2024-10-28T14:02:00Z">
            <w:rPr>
              <w:rFonts w:ascii="Times New Roman" w:eastAsia="宋体" w:hAnsi="Times New Roman" w:hint="eastAsia"/>
              <w:sz w:val="24"/>
            </w:rPr>
          </w:rPrChange>
        </w:rPr>
        <w:t>，让医生可以更专注于患者的治疗方案制定</w:t>
      </w:r>
      <w:r w:rsidRPr="002128F7">
        <w:rPr>
          <w:rFonts w:ascii="Times New Roman" w:eastAsia="宋体" w:hAnsi="Times New Roman" w:hint="eastAsia"/>
          <w:sz w:val="24"/>
        </w:rPr>
        <w:t>。同时，患者也能因此更快地得到诊断反馈，从而尽早开始治疗，极大地提升了整体医疗效率。</w:t>
      </w:r>
      <w:r w:rsidR="007C0596">
        <w:rPr>
          <w:rFonts w:ascii="Times New Roman" w:eastAsia="宋体" w:hAnsi="Times New Roman" w:hint="eastAsia"/>
          <w:sz w:val="24"/>
        </w:rPr>
        <w:t>总体系统框架图如图</w:t>
      </w:r>
      <w:r w:rsidR="00210002">
        <w:rPr>
          <w:rFonts w:ascii="Times New Roman" w:eastAsia="宋体" w:hAnsi="Times New Roman" w:hint="eastAsia"/>
          <w:sz w:val="24"/>
        </w:rPr>
        <w:t>3.</w:t>
      </w:r>
      <w:r w:rsidR="007C0596">
        <w:rPr>
          <w:rFonts w:ascii="Times New Roman" w:eastAsia="宋体" w:hAnsi="Times New Roman" w:hint="eastAsia"/>
          <w:sz w:val="24"/>
        </w:rPr>
        <w:t>1</w:t>
      </w:r>
      <w:r w:rsidR="007C0596">
        <w:rPr>
          <w:rFonts w:ascii="Times New Roman" w:eastAsia="宋体" w:hAnsi="Times New Roman" w:hint="eastAsia"/>
          <w:sz w:val="24"/>
        </w:rPr>
        <w:t>所示。</w:t>
      </w:r>
    </w:p>
    <w:p w14:paraId="65557399" w14:textId="40DC0DB3" w:rsidR="00F23DDA" w:rsidRDefault="00ED01DA" w:rsidP="002128F7">
      <w:pPr>
        <w:spacing w:line="360" w:lineRule="auto"/>
        <w:ind w:firstLineChars="200" w:firstLine="420"/>
        <w:rPr>
          <w:rFonts w:ascii="Times New Roman" w:eastAsia="宋体" w:hAnsi="Times New Roman"/>
          <w:sz w:val="24"/>
        </w:rPr>
      </w:pPr>
      <w:r>
        <w:rPr>
          <w:rFonts w:hint="eastAsia"/>
          <w:noProof/>
        </w:rPr>
        <w:lastRenderedPageBreak/>
        <w:drawing>
          <wp:inline distT="0" distB="0" distL="0" distR="0" wp14:anchorId="42489635" wp14:editId="62601243">
            <wp:extent cx="5274310" cy="6467475"/>
            <wp:effectExtent l="0" t="0" r="2540" b="9525"/>
            <wp:docPr id="6024799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6467475"/>
                    </a:xfrm>
                    <a:prstGeom prst="rect">
                      <a:avLst/>
                    </a:prstGeom>
                    <a:noFill/>
                    <a:ln>
                      <a:noFill/>
                    </a:ln>
                  </pic:spPr>
                </pic:pic>
              </a:graphicData>
            </a:graphic>
          </wp:inline>
        </w:drawing>
      </w:r>
    </w:p>
    <w:p w14:paraId="40BC07FE" w14:textId="5C5E9CAB" w:rsidR="00F23DDA" w:rsidRDefault="00F23DDA" w:rsidP="00F23DDA">
      <w:pPr>
        <w:spacing w:line="360" w:lineRule="auto"/>
        <w:jc w:val="center"/>
        <w:rPr>
          <w:rFonts w:ascii="Times New Roman" w:eastAsia="宋体" w:hAnsi="Times New Roman"/>
          <w:position w:val="-10"/>
          <w:szCs w:val="20"/>
        </w:rPr>
      </w:pPr>
      <w:commentRangeStart w:id="54"/>
      <w:r w:rsidRPr="00C065E4">
        <w:rPr>
          <w:rFonts w:ascii="Times New Roman" w:eastAsia="宋体" w:hAnsi="Times New Roman" w:hint="eastAsia"/>
          <w:position w:val="-10"/>
          <w:szCs w:val="20"/>
        </w:rPr>
        <w:t>图</w:t>
      </w:r>
      <w:r w:rsidR="00210002">
        <w:rPr>
          <w:rFonts w:ascii="Times New Roman" w:eastAsia="宋体" w:hAnsi="Times New Roman" w:hint="eastAsia"/>
          <w:position w:val="-10"/>
          <w:szCs w:val="20"/>
        </w:rPr>
        <w:t>3.</w:t>
      </w:r>
      <w:r>
        <w:rPr>
          <w:rFonts w:ascii="Times New Roman" w:eastAsia="宋体" w:hAnsi="Times New Roman" w:hint="eastAsia"/>
          <w:position w:val="-10"/>
          <w:szCs w:val="20"/>
        </w:rPr>
        <w:t>1</w:t>
      </w:r>
      <w:r w:rsidRPr="00C065E4">
        <w:rPr>
          <w:rFonts w:ascii="Times New Roman" w:eastAsia="宋体" w:hAnsi="Times New Roman" w:hint="eastAsia"/>
          <w:position w:val="-10"/>
          <w:szCs w:val="20"/>
        </w:rPr>
        <w:t xml:space="preserve">. </w:t>
      </w:r>
      <w:r>
        <w:rPr>
          <w:rFonts w:ascii="Times New Roman" w:eastAsia="宋体" w:hAnsi="Times New Roman" w:hint="eastAsia"/>
          <w:position w:val="-10"/>
          <w:szCs w:val="20"/>
        </w:rPr>
        <w:t>总体系统</w:t>
      </w:r>
      <w:r w:rsidRPr="00C065E4">
        <w:rPr>
          <w:rFonts w:ascii="Times New Roman" w:eastAsia="宋体" w:hAnsi="Times New Roman" w:hint="eastAsia"/>
          <w:position w:val="-10"/>
          <w:szCs w:val="20"/>
        </w:rPr>
        <w:t>架构</w:t>
      </w:r>
      <w:commentRangeEnd w:id="54"/>
      <w:r w:rsidR="003C035E">
        <w:rPr>
          <w:rStyle w:val="af3"/>
        </w:rPr>
        <w:commentReference w:id="54"/>
      </w:r>
    </w:p>
    <w:p w14:paraId="74EDDA10" w14:textId="77D4D31C" w:rsidR="00963899" w:rsidRDefault="00963899" w:rsidP="00963899">
      <w:pPr>
        <w:spacing w:line="360" w:lineRule="auto"/>
        <w:ind w:firstLineChars="200" w:firstLine="480"/>
        <w:rPr>
          <w:rFonts w:ascii="Times New Roman" w:eastAsia="宋体" w:hAnsi="Times New Roman"/>
          <w:sz w:val="24"/>
        </w:rPr>
      </w:pPr>
      <w:commentRangeStart w:id="55"/>
      <w:r w:rsidRPr="00E66354">
        <w:rPr>
          <w:rFonts w:ascii="Times New Roman" w:eastAsia="宋体" w:hAnsi="Times New Roman"/>
          <w:sz w:val="24"/>
        </w:rPr>
        <w:t>该系统的整体流程从患者接受</w:t>
      </w:r>
      <w:r w:rsidRPr="00E66354">
        <w:rPr>
          <w:rFonts w:ascii="Times New Roman" w:eastAsia="宋体" w:hAnsi="Times New Roman"/>
          <w:sz w:val="24"/>
        </w:rPr>
        <w:t>MRI</w:t>
      </w:r>
      <w:r w:rsidRPr="00E66354">
        <w:rPr>
          <w:rFonts w:ascii="Times New Roman" w:eastAsia="宋体" w:hAnsi="Times New Roman"/>
          <w:sz w:val="24"/>
        </w:rPr>
        <w:t>扫描开始</w:t>
      </w:r>
      <w:r w:rsidRPr="00475017">
        <w:rPr>
          <w:rFonts w:ascii="Times New Roman" w:eastAsia="宋体" w:hAnsi="Times New Roman" w:hint="eastAsia"/>
          <w:sz w:val="24"/>
        </w:rPr>
        <w:t>，</w:t>
      </w:r>
      <w:r w:rsidRPr="00475017">
        <w:rPr>
          <w:rFonts w:ascii="Times New Roman" w:eastAsia="宋体" w:hAnsi="Times New Roman" w:hint="eastAsia"/>
          <w:sz w:val="24"/>
        </w:rPr>
        <w:t xml:space="preserve"> MRI</w:t>
      </w:r>
      <w:r w:rsidRPr="00475017">
        <w:rPr>
          <w:rFonts w:ascii="Times New Roman" w:eastAsia="宋体" w:hAnsi="Times New Roman" w:hint="eastAsia"/>
          <w:sz w:val="24"/>
        </w:rPr>
        <w:t>图像首先进入数据预处理阶段，包括</w:t>
      </w:r>
      <w:r w:rsidR="006B468B">
        <w:rPr>
          <w:rFonts w:ascii="Times New Roman" w:eastAsia="宋体" w:hAnsi="Times New Roman" w:hint="eastAsia"/>
          <w:sz w:val="24"/>
        </w:rPr>
        <w:t>对图像进行</w:t>
      </w:r>
      <w:r w:rsidR="006B468B">
        <w:rPr>
          <w:rFonts w:ascii="Times New Roman" w:eastAsia="宋体" w:hAnsi="Times New Roman" w:hint="eastAsia"/>
          <w:sz w:val="24"/>
        </w:rPr>
        <w:t>Clahe</w:t>
      </w:r>
      <w:r>
        <w:rPr>
          <w:rFonts w:ascii="Times New Roman" w:eastAsia="宋体" w:hAnsi="Times New Roman" w:hint="eastAsia"/>
          <w:sz w:val="24"/>
        </w:rPr>
        <w:t>预</w:t>
      </w:r>
      <w:r w:rsidRPr="00475017">
        <w:rPr>
          <w:rFonts w:ascii="Times New Roman" w:eastAsia="宋体" w:hAnsi="Times New Roman" w:hint="eastAsia"/>
          <w:sz w:val="24"/>
        </w:rPr>
        <w:t>处理和数据增强</w:t>
      </w:r>
      <w:ins w:id="56" w:author="FF GOU" w:date="2024-10-28T22:03:00Z" w16du:dateUtc="2024-10-28T14:03:00Z">
        <w:r w:rsidR="004322D0">
          <w:rPr>
            <w:rFonts w:ascii="Times New Roman" w:eastAsia="宋体" w:hAnsi="Times New Roman" w:hint="eastAsia"/>
            <w:sz w:val="24"/>
          </w:rPr>
          <w:t>（第几阶段）</w:t>
        </w:r>
      </w:ins>
      <w:r w:rsidRPr="00475017">
        <w:rPr>
          <w:rFonts w:ascii="Times New Roman" w:eastAsia="宋体" w:hAnsi="Times New Roman" w:hint="eastAsia"/>
          <w:sz w:val="24"/>
        </w:rPr>
        <w:t>。</w:t>
      </w:r>
      <w:r>
        <w:rPr>
          <w:rFonts w:ascii="Times New Roman" w:eastAsia="宋体" w:hAnsi="Times New Roman" w:hint="eastAsia"/>
          <w:sz w:val="24"/>
        </w:rPr>
        <w:t>经过预</w:t>
      </w:r>
      <w:r w:rsidRPr="00475017">
        <w:rPr>
          <w:rFonts w:ascii="Times New Roman" w:eastAsia="宋体" w:hAnsi="Times New Roman" w:hint="eastAsia"/>
          <w:sz w:val="24"/>
        </w:rPr>
        <w:t>处理后的数据被输入到</w:t>
      </w:r>
      <w:r w:rsidRPr="00475017">
        <w:rPr>
          <w:rFonts w:ascii="Times New Roman" w:eastAsia="宋体" w:hAnsi="Times New Roman" w:hint="eastAsia"/>
          <w:sz w:val="24"/>
        </w:rPr>
        <w:t>VMDUnet</w:t>
      </w:r>
      <w:r w:rsidRPr="00475017">
        <w:rPr>
          <w:rFonts w:ascii="Times New Roman" w:eastAsia="宋体" w:hAnsi="Times New Roman" w:hint="eastAsia"/>
          <w:sz w:val="24"/>
        </w:rPr>
        <w:t>模型中，进行</w:t>
      </w:r>
      <w:r w:rsidR="002B42F8">
        <w:rPr>
          <w:rFonts w:ascii="Times New Roman" w:eastAsia="宋体" w:hAnsi="Times New Roman" w:hint="eastAsia"/>
          <w:sz w:val="24"/>
        </w:rPr>
        <w:t>脑</w:t>
      </w:r>
      <w:r w:rsidRPr="00475017">
        <w:rPr>
          <w:rFonts w:ascii="Times New Roman" w:eastAsia="宋体" w:hAnsi="Times New Roman" w:hint="eastAsia"/>
          <w:sz w:val="24"/>
        </w:rPr>
        <w:t>胶质瘤的分割</w:t>
      </w:r>
      <w:ins w:id="57" w:author="FF GOU" w:date="2024-10-28T22:03:00Z" w16du:dateUtc="2024-10-28T14:03:00Z">
        <w:r w:rsidR="004322D0">
          <w:rPr>
            <w:rFonts w:ascii="Times New Roman" w:eastAsia="宋体" w:hAnsi="Times New Roman" w:hint="eastAsia"/>
            <w:sz w:val="24"/>
          </w:rPr>
          <w:t>（第几阶段）</w:t>
        </w:r>
      </w:ins>
      <w:r w:rsidRPr="00475017">
        <w:rPr>
          <w:rFonts w:ascii="Times New Roman" w:eastAsia="宋体" w:hAnsi="Times New Roman" w:hint="eastAsia"/>
          <w:sz w:val="24"/>
        </w:rPr>
        <w:t>。分割结果通过数据存储服务器保存，医生可以通过</w:t>
      </w:r>
      <w:r w:rsidRPr="00475017">
        <w:rPr>
          <w:rFonts w:ascii="Times New Roman" w:eastAsia="宋体" w:hAnsi="Times New Roman" w:hint="eastAsia"/>
          <w:sz w:val="24"/>
        </w:rPr>
        <w:t>MRI</w:t>
      </w:r>
      <w:r w:rsidRPr="00475017">
        <w:rPr>
          <w:rFonts w:ascii="Times New Roman" w:eastAsia="宋体" w:hAnsi="Times New Roman" w:hint="eastAsia"/>
          <w:sz w:val="24"/>
        </w:rPr>
        <w:t>查看软件和图像检索机器进行分析和辅助诊断。这个系统整体上实现了从图像获取到结果输出、再到辅助诊断的全流程自动化，旨在提高胶质瘤诊断的效率和准确性。</w:t>
      </w:r>
      <w:commentRangeEnd w:id="55"/>
      <w:r w:rsidR="006935BB">
        <w:rPr>
          <w:rStyle w:val="af3"/>
        </w:rPr>
        <w:commentReference w:id="55"/>
      </w:r>
    </w:p>
    <w:p w14:paraId="451A3E9E" w14:textId="44A6C5D1" w:rsidR="00963899" w:rsidRDefault="00963899" w:rsidP="00963899">
      <w:pPr>
        <w:pStyle w:val="2"/>
        <w:numPr>
          <w:ilvl w:val="1"/>
          <w:numId w:val="2"/>
        </w:numPr>
        <w:rPr>
          <w:rFonts w:ascii="黑体" w:eastAsia="黑体" w:hAnsi="黑体" w:hint="eastAsia"/>
          <w:color w:val="auto"/>
          <w:sz w:val="28"/>
          <w:szCs w:val="28"/>
        </w:rPr>
      </w:pPr>
      <w:commentRangeStart w:id="58"/>
      <w:r w:rsidRPr="00963899">
        <w:rPr>
          <w:rFonts w:ascii="黑体" w:eastAsia="黑体" w:hAnsi="黑体" w:hint="eastAsia"/>
          <w:color w:val="auto"/>
          <w:sz w:val="28"/>
          <w:szCs w:val="28"/>
        </w:rPr>
        <w:lastRenderedPageBreak/>
        <w:t>预处理方法</w:t>
      </w:r>
      <w:commentRangeEnd w:id="58"/>
      <w:r w:rsidR="006935BB">
        <w:rPr>
          <w:rStyle w:val="af3"/>
          <w:rFonts w:asciiTheme="minorHAnsi" w:eastAsiaTheme="minorEastAsia" w:hAnsiTheme="minorHAnsi" w:cstheme="minorBidi"/>
          <w:color w:val="auto"/>
        </w:rPr>
        <w:commentReference w:id="58"/>
      </w:r>
    </w:p>
    <w:p w14:paraId="1FDE69D3" w14:textId="58B21DCE" w:rsidR="00963899" w:rsidRDefault="002948A9" w:rsidP="00CC1311">
      <w:pPr>
        <w:spacing w:line="360" w:lineRule="auto"/>
        <w:ind w:firstLineChars="200" w:firstLine="480"/>
        <w:rPr>
          <w:rFonts w:ascii="Times New Roman" w:eastAsia="宋体" w:hAnsi="Times New Roman"/>
          <w:sz w:val="24"/>
        </w:rPr>
      </w:pPr>
      <w:ins w:id="59" w:author="FF GOU" w:date="2024-10-28T22:04:00Z" w16du:dateUtc="2024-10-28T14:04:00Z">
        <w:r>
          <w:rPr>
            <w:rFonts w:ascii="Times New Roman" w:eastAsia="宋体" w:hAnsi="Times New Roman" w:hint="eastAsia"/>
            <w:sz w:val="24"/>
          </w:rPr>
          <w:t>脑胶质瘤的磁共振成像存在</w:t>
        </w:r>
        <w:r>
          <w:rPr>
            <w:rFonts w:ascii="Times New Roman" w:eastAsia="宋体" w:hAnsi="Times New Roman" w:hint="eastAsia"/>
            <w:sz w:val="24"/>
          </w:rPr>
          <w:t>xxxxxx</w:t>
        </w:r>
        <w:r>
          <w:rPr>
            <w:rFonts w:ascii="Times New Roman" w:eastAsia="宋体" w:hAnsi="Times New Roman" w:hint="eastAsia"/>
            <w:sz w:val="24"/>
          </w:rPr>
          <w:t>的问题</w:t>
        </w:r>
      </w:ins>
      <w:ins w:id="60" w:author="FF GOU" w:date="2024-10-28T22:05:00Z" w16du:dateUtc="2024-10-28T14:05:00Z">
        <w:r>
          <w:rPr>
            <w:rFonts w:ascii="Times New Roman" w:eastAsia="宋体" w:hAnsi="Times New Roman" w:hint="eastAsia"/>
            <w:sz w:val="24"/>
          </w:rPr>
          <w:t>（一句话概括）</w:t>
        </w:r>
      </w:ins>
      <w:ins w:id="61" w:author="FF GOU" w:date="2024-10-28T22:04:00Z" w16du:dateUtc="2024-10-28T14:04:00Z">
        <w:r>
          <w:rPr>
            <w:rFonts w:ascii="Times New Roman" w:eastAsia="宋体" w:hAnsi="Times New Roman" w:hint="eastAsia"/>
            <w:sz w:val="24"/>
          </w:rPr>
          <w:t>，</w:t>
        </w:r>
      </w:ins>
      <w:r w:rsidR="00CC1311" w:rsidRPr="00CC1311">
        <w:rPr>
          <w:rFonts w:ascii="Times New Roman" w:eastAsia="宋体" w:hAnsi="Times New Roman" w:hint="eastAsia"/>
          <w:sz w:val="24"/>
        </w:rPr>
        <w:t>为</w:t>
      </w:r>
      <w:r w:rsidR="00CC1311" w:rsidRPr="00CC1311">
        <w:rPr>
          <w:rFonts w:ascii="Times New Roman" w:eastAsia="宋体" w:hAnsi="Times New Roman"/>
          <w:sz w:val="24"/>
        </w:rPr>
        <w:t>提高训练的稳定性和模型的泛化能</w:t>
      </w:r>
      <w:r w:rsidR="00CC1311" w:rsidRPr="00CC1311">
        <w:rPr>
          <w:rFonts w:ascii="Times New Roman" w:eastAsia="宋体" w:hAnsi="Times New Roman" w:hint="eastAsia"/>
          <w:sz w:val="24"/>
        </w:rPr>
        <w:t>力，</w:t>
      </w:r>
      <w:r w:rsidR="00CC1311" w:rsidRPr="00CC1311">
        <w:rPr>
          <w:rFonts w:ascii="Times New Roman" w:eastAsia="宋体" w:hAnsi="Times New Roman"/>
          <w:sz w:val="24"/>
        </w:rPr>
        <w:t>确保模型能有效学习不同特征</w:t>
      </w:r>
      <w:r w:rsidR="00CC1311">
        <w:rPr>
          <w:rFonts w:ascii="Times New Roman" w:eastAsia="宋体" w:hAnsi="Times New Roman" w:hint="eastAsia"/>
          <w:sz w:val="24"/>
        </w:rPr>
        <w:t>，</w:t>
      </w:r>
      <w:r w:rsidR="00CC1311" w:rsidRPr="00CC1311">
        <w:rPr>
          <w:rFonts w:ascii="Times New Roman" w:eastAsia="宋体" w:hAnsi="Times New Roman" w:hint="eastAsia"/>
          <w:sz w:val="24"/>
        </w:rPr>
        <w:t>在模型训练前我们将对数据集进行</w:t>
      </w:r>
      <w:r w:rsidR="00CC1311">
        <w:rPr>
          <w:rFonts w:ascii="Times New Roman" w:eastAsia="宋体" w:hAnsi="Times New Roman" w:hint="eastAsia"/>
          <w:sz w:val="24"/>
        </w:rPr>
        <w:t>预处理，具体步骤如下：</w:t>
      </w:r>
    </w:p>
    <w:p w14:paraId="5F18C9B0" w14:textId="7A3ECA38" w:rsidR="00CC1311" w:rsidRDefault="00AC0C82" w:rsidP="00A71C3A">
      <w:pPr>
        <w:pStyle w:val="a9"/>
        <w:numPr>
          <w:ilvl w:val="0"/>
          <w:numId w:val="6"/>
        </w:numPr>
        <w:spacing w:line="360" w:lineRule="auto"/>
        <w:rPr>
          <w:rFonts w:ascii="Times New Roman" w:eastAsia="宋体" w:hAnsi="Times New Roman"/>
          <w:sz w:val="24"/>
        </w:rPr>
      </w:pPr>
      <w:r>
        <w:rPr>
          <w:rFonts w:ascii="Times New Roman" w:eastAsia="宋体" w:hAnsi="Times New Roman" w:hint="eastAsia"/>
          <w:sz w:val="24"/>
        </w:rPr>
        <w:t>如图</w:t>
      </w:r>
      <w:r w:rsidR="00210002">
        <w:rPr>
          <w:rFonts w:ascii="Times New Roman" w:eastAsia="宋体" w:hAnsi="Times New Roman" w:hint="eastAsia"/>
          <w:sz w:val="24"/>
        </w:rPr>
        <w:t>3.2</w:t>
      </w:r>
      <w:r>
        <w:rPr>
          <w:rFonts w:ascii="Times New Roman" w:eastAsia="宋体" w:hAnsi="Times New Roman" w:hint="eastAsia"/>
          <w:sz w:val="24"/>
        </w:rPr>
        <w:t>所示，</w:t>
      </w:r>
      <w:r w:rsidR="00A71C3A" w:rsidRPr="00A71C3A">
        <w:rPr>
          <w:rFonts w:ascii="Times New Roman" w:eastAsia="宋体" w:hAnsi="Times New Roman" w:hint="eastAsia"/>
          <w:sz w:val="24"/>
        </w:rPr>
        <w:t>我们使用限制对比度自适应直方图均衡化算法（</w:t>
      </w:r>
      <w:r w:rsidR="00A71C3A" w:rsidRPr="00A71C3A">
        <w:rPr>
          <w:rFonts w:ascii="Times New Roman" w:eastAsia="宋体" w:hAnsi="Times New Roman" w:hint="eastAsia"/>
          <w:sz w:val="24"/>
        </w:rPr>
        <w:t>CLAHE</w:t>
      </w:r>
      <w:r w:rsidR="00A71C3A" w:rsidRPr="00A71C3A">
        <w:rPr>
          <w:rFonts w:ascii="Times New Roman" w:eastAsia="宋体" w:hAnsi="Times New Roman" w:hint="eastAsia"/>
          <w:sz w:val="24"/>
        </w:rPr>
        <w:t>）来增强</w:t>
      </w:r>
      <w:r w:rsidR="00A71C3A" w:rsidRPr="00A71C3A">
        <w:rPr>
          <w:rFonts w:ascii="Times New Roman" w:eastAsia="宋体" w:hAnsi="Times New Roman" w:hint="eastAsia"/>
          <w:sz w:val="24"/>
        </w:rPr>
        <w:t>MRI</w:t>
      </w:r>
      <w:r w:rsidR="00A71C3A" w:rsidRPr="00A71C3A">
        <w:rPr>
          <w:rFonts w:ascii="Times New Roman" w:eastAsia="宋体" w:hAnsi="Times New Roman" w:hint="eastAsia"/>
          <w:sz w:val="24"/>
        </w:rPr>
        <w:t>图像的</w:t>
      </w:r>
      <w:r w:rsidR="00A71C3A">
        <w:rPr>
          <w:rFonts w:ascii="Times New Roman" w:eastAsia="宋体" w:hAnsi="Times New Roman" w:hint="eastAsia"/>
          <w:sz w:val="24"/>
        </w:rPr>
        <w:t>局部对比度，</w:t>
      </w:r>
      <w:r w:rsidR="00A71C3A" w:rsidRPr="00A71C3A">
        <w:rPr>
          <w:rFonts w:ascii="Times New Roman" w:eastAsia="宋体" w:hAnsi="Times New Roman"/>
          <w:sz w:val="24"/>
        </w:rPr>
        <w:t>以帮助更清晰地展示细节结构</w:t>
      </w:r>
      <w:commentRangeStart w:id="62"/>
      <w:r w:rsidR="00A71C3A" w:rsidRPr="00A71C3A">
        <w:rPr>
          <w:rFonts w:ascii="Times New Roman" w:eastAsia="宋体" w:hAnsi="Times New Roman"/>
          <w:sz w:val="24"/>
        </w:rPr>
        <w:t>。</w:t>
      </w:r>
      <w:r w:rsidR="00A71C3A" w:rsidRPr="00A71C3A">
        <w:rPr>
          <w:rFonts w:ascii="Times New Roman" w:eastAsia="宋体" w:hAnsi="Times New Roman" w:hint="eastAsia"/>
          <w:sz w:val="24"/>
        </w:rPr>
        <w:t>脑胶质瘤的</w:t>
      </w:r>
      <w:r w:rsidR="00A71C3A" w:rsidRPr="00A71C3A">
        <w:rPr>
          <w:rFonts w:ascii="Times New Roman" w:eastAsia="宋体" w:hAnsi="Times New Roman" w:hint="eastAsia"/>
          <w:sz w:val="24"/>
        </w:rPr>
        <w:t>MRI</w:t>
      </w:r>
      <w:r w:rsidR="00A71C3A" w:rsidRPr="00A71C3A">
        <w:rPr>
          <w:rFonts w:ascii="Times New Roman" w:eastAsia="宋体" w:hAnsi="Times New Roman" w:hint="eastAsia"/>
          <w:sz w:val="24"/>
        </w:rPr>
        <w:t>图像通常存在灰度对比度较低、噪声较多的问题，使得病灶区域与周围健康组织的边界模糊</w:t>
      </w:r>
      <w:r w:rsidR="00A71C3A">
        <w:rPr>
          <w:rFonts w:ascii="Times New Roman" w:eastAsia="宋体" w:hAnsi="Times New Roman" w:hint="eastAsia"/>
          <w:sz w:val="24"/>
        </w:rPr>
        <w:t>。</w:t>
      </w:r>
      <w:commentRangeEnd w:id="62"/>
      <w:r w:rsidR="002948A9">
        <w:rPr>
          <w:rStyle w:val="af3"/>
        </w:rPr>
        <w:commentReference w:id="62"/>
      </w:r>
      <w:r w:rsidR="00A71C3A">
        <w:rPr>
          <w:rFonts w:ascii="Times New Roman" w:eastAsia="宋体" w:hAnsi="Times New Roman" w:hint="eastAsia"/>
          <w:sz w:val="24"/>
        </w:rPr>
        <w:t>通过</w:t>
      </w:r>
      <w:r w:rsidR="00A71C3A" w:rsidRPr="00A71C3A">
        <w:rPr>
          <w:rFonts w:ascii="Times New Roman" w:eastAsia="宋体" w:hAnsi="Times New Roman" w:hint="eastAsia"/>
          <w:sz w:val="24"/>
        </w:rPr>
        <w:t>CLAHE</w:t>
      </w:r>
      <w:r w:rsidR="00A71C3A" w:rsidRPr="00A71C3A">
        <w:rPr>
          <w:rFonts w:ascii="Times New Roman" w:eastAsia="宋体" w:hAnsi="Times New Roman" w:hint="eastAsia"/>
          <w:sz w:val="24"/>
        </w:rPr>
        <w:t>能有效突出肿瘤区域与正常脑组织之间的灰度差异，使得肿瘤边界更加明显。它能均衡处理每个局部区域，增强病灶的可见性，从而提高分割算法在复杂组织中的表现</w:t>
      </w:r>
      <w:r w:rsidR="00A71C3A">
        <w:rPr>
          <w:rFonts w:ascii="Times New Roman" w:eastAsia="宋体" w:hAnsi="Times New Roman" w:hint="eastAsia"/>
          <w:sz w:val="24"/>
        </w:rPr>
        <w:t>。</w:t>
      </w:r>
    </w:p>
    <w:p w14:paraId="467EBFC1" w14:textId="530B684A" w:rsidR="00AC0C82" w:rsidRDefault="00210002" w:rsidP="00AC0C82">
      <w:pPr>
        <w:pStyle w:val="a9"/>
        <w:spacing w:line="360" w:lineRule="auto"/>
        <w:ind w:left="360"/>
        <w:jc w:val="center"/>
        <w:rPr>
          <w:rFonts w:ascii="Times New Roman" w:eastAsia="宋体" w:hAnsi="Times New Roman"/>
          <w:sz w:val="24"/>
        </w:rPr>
      </w:pPr>
      <w:r w:rsidRPr="00210002">
        <w:rPr>
          <w:noProof/>
        </w:rPr>
        <w:drawing>
          <wp:inline distT="0" distB="0" distL="0" distR="0" wp14:anchorId="77ACD3FE" wp14:editId="6F06757C">
            <wp:extent cx="5274310" cy="2089785"/>
            <wp:effectExtent l="0" t="0" r="2540" b="5715"/>
            <wp:docPr id="766282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28238" name=""/>
                    <pic:cNvPicPr/>
                  </pic:nvPicPr>
                  <pic:blipFill>
                    <a:blip r:embed="rId13"/>
                    <a:stretch>
                      <a:fillRect/>
                    </a:stretch>
                  </pic:blipFill>
                  <pic:spPr>
                    <a:xfrm>
                      <a:off x="0" y="0"/>
                      <a:ext cx="5274310" cy="2089785"/>
                    </a:xfrm>
                    <a:prstGeom prst="rect">
                      <a:avLst/>
                    </a:prstGeom>
                  </pic:spPr>
                </pic:pic>
              </a:graphicData>
            </a:graphic>
          </wp:inline>
        </w:drawing>
      </w:r>
    </w:p>
    <w:p w14:paraId="30EE0A55" w14:textId="7CA35A48" w:rsidR="00AC0C82" w:rsidRPr="00AC0C82" w:rsidRDefault="00AC0C82" w:rsidP="00AC0C82">
      <w:pPr>
        <w:spacing w:line="360" w:lineRule="auto"/>
        <w:jc w:val="center"/>
        <w:rPr>
          <w:rFonts w:ascii="Times New Roman" w:eastAsia="宋体" w:hAnsi="Times New Roman"/>
          <w:position w:val="-10"/>
          <w:szCs w:val="20"/>
        </w:rPr>
      </w:pPr>
      <w:commentRangeStart w:id="63"/>
      <w:r w:rsidRPr="00C065E4">
        <w:rPr>
          <w:rFonts w:ascii="Times New Roman" w:eastAsia="宋体" w:hAnsi="Times New Roman" w:hint="eastAsia"/>
          <w:position w:val="-10"/>
          <w:szCs w:val="20"/>
        </w:rPr>
        <w:t>图</w:t>
      </w:r>
      <w:r w:rsidR="00210002">
        <w:rPr>
          <w:rFonts w:ascii="Times New Roman" w:eastAsia="宋体" w:hAnsi="Times New Roman" w:hint="eastAsia"/>
          <w:position w:val="-10"/>
          <w:szCs w:val="20"/>
        </w:rPr>
        <w:t>3.2. a</w:t>
      </w:r>
      <w:r w:rsidR="00210002">
        <w:rPr>
          <w:rFonts w:ascii="Times New Roman" w:eastAsia="宋体" w:hAnsi="Times New Roman" w:hint="eastAsia"/>
          <w:position w:val="-10"/>
          <w:szCs w:val="20"/>
        </w:rPr>
        <w:t>）原始</w:t>
      </w:r>
      <w:r w:rsidR="00210002">
        <w:rPr>
          <w:rFonts w:ascii="Times New Roman" w:eastAsia="宋体" w:hAnsi="Times New Roman" w:hint="eastAsia"/>
          <w:position w:val="-10"/>
          <w:szCs w:val="20"/>
        </w:rPr>
        <w:t>MRI</w:t>
      </w:r>
      <w:r w:rsidR="00210002">
        <w:rPr>
          <w:rFonts w:ascii="Times New Roman" w:eastAsia="宋体" w:hAnsi="Times New Roman" w:hint="eastAsia"/>
          <w:position w:val="-10"/>
          <w:szCs w:val="20"/>
        </w:rPr>
        <w:t>图像。</w:t>
      </w:r>
      <w:r w:rsidR="00210002">
        <w:rPr>
          <w:rFonts w:ascii="Times New Roman" w:eastAsia="宋体" w:hAnsi="Times New Roman" w:hint="eastAsia"/>
          <w:position w:val="-10"/>
          <w:szCs w:val="20"/>
        </w:rPr>
        <w:t>b)CLAHE</w:t>
      </w:r>
      <w:r w:rsidR="00210002">
        <w:rPr>
          <w:rFonts w:ascii="Times New Roman" w:eastAsia="宋体" w:hAnsi="Times New Roman" w:hint="eastAsia"/>
          <w:position w:val="-10"/>
          <w:szCs w:val="20"/>
        </w:rPr>
        <w:t>预处理后的图像。</w:t>
      </w:r>
      <w:commentRangeEnd w:id="63"/>
      <w:r w:rsidR="003C035E">
        <w:rPr>
          <w:rStyle w:val="af3"/>
        </w:rPr>
        <w:commentReference w:id="63"/>
      </w:r>
    </w:p>
    <w:p w14:paraId="3C785EE6" w14:textId="23531AAB" w:rsidR="00CC1311" w:rsidRPr="003B575B" w:rsidRDefault="003B575B" w:rsidP="003B575B">
      <w:pPr>
        <w:pStyle w:val="a9"/>
        <w:numPr>
          <w:ilvl w:val="0"/>
          <w:numId w:val="6"/>
        </w:numPr>
        <w:spacing w:line="360" w:lineRule="auto"/>
        <w:rPr>
          <w:rFonts w:ascii="Times New Roman" w:eastAsia="宋体" w:hAnsi="Times New Roman"/>
          <w:sz w:val="24"/>
        </w:rPr>
      </w:pPr>
      <w:r w:rsidRPr="003B575B">
        <w:rPr>
          <w:rFonts w:ascii="Times New Roman" w:eastAsia="宋体" w:hAnsi="Times New Roman" w:hint="eastAsia"/>
          <w:sz w:val="24"/>
        </w:rPr>
        <w:t>为减少由成像设备、患者特征或技术差异</w:t>
      </w:r>
      <w:r>
        <w:rPr>
          <w:rFonts w:ascii="Times New Roman" w:eastAsia="宋体" w:hAnsi="Times New Roman" w:hint="eastAsia"/>
          <w:sz w:val="24"/>
        </w:rPr>
        <w:t>带来的干扰</w:t>
      </w:r>
      <w:r w:rsidRPr="003B575B">
        <w:rPr>
          <w:rFonts w:ascii="Times New Roman" w:eastAsia="宋体" w:hAnsi="Times New Roman" w:hint="eastAsia"/>
          <w:sz w:val="24"/>
        </w:rPr>
        <w:t>，我们使用</w:t>
      </w:r>
      <w:r w:rsidRPr="003B575B">
        <w:rPr>
          <w:rFonts w:ascii="Times New Roman" w:eastAsia="宋体" w:hAnsi="Times New Roman" w:hint="eastAsia"/>
          <w:sz w:val="24"/>
        </w:rPr>
        <w:t>Z-Score</w:t>
      </w:r>
      <w:r w:rsidRPr="003B575B">
        <w:rPr>
          <w:rFonts w:ascii="Times New Roman" w:eastAsia="宋体" w:hAnsi="Times New Roman" w:hint="eastAsia"/>
          <w:sz w:val="24"/>
        </w:rPr>
        <w:t>归一化方法对数据集进行</w:t>
      </w:r>
      <w:r w:rsidR="009E0094">
        <w:rPr>
          <w:rFonts w:ascii="Times New Roman" w:eastAsia="宋体" w:hAnsi="Times New Roman" w:hint="eastAsia"/>
          <w:sz w:val="24"/>
        </w:rPr>
        <w:t>标准化</w:t>
      </w:r>
      <w:r>
        <w:rPr>
          <w:rFonts w:ascii="Times New Roman" w:eastAsia="宋体" w:hAnsi="Times New Roman" w:hint="eastAsia"/>
          <w:sz w:val="24"/>
        </w:rPr>
        <w:t>，</w:t>
      </w:r>
      <w:r w:rsidRPr="003B575B">
        <w:rPr>
          <w:rFonts w:ascii="Times New Roman" w:eastAsia="宋体" w:hAnsi="Times New Roman"/>
          <w:sz w:val="24"/>
        </w:rPr>
        <w:t>将图像的灰度值调整到一个统一的标准范围</w:t>
      </w:r>
      <w:r>
        <w:rPr>
          <w:rFonts w:ascii="Times New Roman" w:eastAsia="宋体" w:hAnsi="Times New Roman" w:hint="eastAsia"/>
          <w:sz w:val="24"/>
        </w:rPr>
        <w:t>，</w:t>
      </w:r>
      <w:r w:rsidRPr="003B575B">
        <w:rPr>
          <w:rFonts w:ascii="Times New Roman" w:eastAsia="宋体" w:hAnsi="Times New Roman"/>
          <w:sz w:val="24"/>
        </w:rPr>
        <w:t>使得不同图像间的灰度差异减少，</w:t>
      </w:r>
      <w:r>
        <w:rPr>
          <w:rFonts w:ascii="Times New Roman" w:eastAsia="宋体" w:hAnsi="Times New Roman" w:hint="eastAsia"/>
          <w:sz w:val="24"/>
        </w:rPr>
        <w:t>以</w:t>
      </w:r>
      <w:r w:rsidRPr="003B575B">
        <w:rPr>
          <w:rFonts w:ascii="Times New Roman" w:eastAsia="宋体" w:hAnsi="Times New Roman"/>
          <w:sz w:val="24"/>
        </w:rPr>
        <w:t>提高模型</w:t>
      </w:r>
      <w:r>
        <w:rPr>
          <w:rFonts w:ascii="Times New Roman" w:eastAsia="宋体" w:hAnsi="Times New Roman" w:hint="eastAsia"/>
          <w:sz w:val="24"/>
        </w:rPr>
        <w:t>的准确性和鲁棒性。</w:t>
      </w:r>
    </w:p>
    <w:p w14:paraId="1F33AD78" w14:textId="473233FC" w:rsidR="002948A9" w:rsidRDefault="003B575B" w:rsidP="002948A9">
      <w:pPr>
        <w:pStyle w:val="a9"/>
        <w:numPr>
          <w:ilvl w:val="0"/>
          <w:numId w:val="6"/>
        </w:numPr>
        <w:spacing w:line="360" w:lineRule="auto"/>
        <w:rPr>
          <w:ins w:id="64" w:author="FF GOU" w:date="2024-10-28T22:05:00Z" w16du:dateUtc="2024-10-28T14:05:00Z"/>
          <w:rFonts w:ascii="Times New Roman" w:eastAsia="宋体" w:hAnsi="Times New Roman"/>
          <w:sz w:val="24"/>
        </w:rPr>
      </w:pPr>
      <w:r>
        <w:rPr>
          <w:rFonts w:ascii="Times New Roman" w:eastAsia="宋体" w:hAnsi="Times New Roman" w:hint="eastAsia"/>
          <w:sz w:val="24"/>
        </w:rPr>
        <w:t>最后</w:t>
      </w:r>
      <w:r w:rsidR="00242383">
        <w:rPr>
          <w:rFonts w:ascii="Times New Roman" w:eastAsia="宋体" w:hAnsi="Times New Roman" w:hint="eastAsia"/>
          <w:sz w:val="24"/>
        </w:rPr>
        <w:t>我们使用数据增强方法增加训练数据的多样性，</w:t>
      </w:r>
      <w:r w:rsidR="00242383" w:rsidRPr="00C65D52">
        <w:rPr>
          <w:rFonts w:ascii="Times New Roman" w:eastAsia="宋体" w:hAnsi="Times New Roman"/>
          <w:sz w:val="24"/>
        </w:rPr>
        <w:t>通过旋转、缩放、扩展和翻转图像</w:t>
      </w:r>
      <w:r w:rsidR="00242383">
        <w:rPr>
          <w:rFonts w:ascii="Times New Roman" w:eastAsia="宋体" w:hAnsi="Times New Roman" w:hint="eastAsia"/>
          <w:sz w:val="24"/>
        </w:rPr>
        <w:t>生成额外训练样本以扩展数据集规模，降低模型过拟合的风险并提高其泛化能力。</w:t>
      </w:r>
    </w:p>
    <w:p w14:paraId="50207826" w14:textId="77777777" w:rsidR="002948A9" w:rsidRDefault="002948A9" w:rsidP="002948A9">
      <w:pPr>
        <w:spacing w:line="360" w:lineRule="auto"/>
        <w:rPr>
          <w:ins w:id="65" w:author="FF GOU" w:date="2024-10-28T22:05:00Z" w16du:dateUtc="2024-10-28T14:05:00Z"/>
          <w:rFonts w:ascii="Times New Roman" w:eastAsia="宋体" w:hAnsi="Times New Roman"/>
          <w:sz w:val="24"/>
        </w:rPr>
      </w:pPr>
      <w:commentRangeStart w:id="66"/>
    </w:p>
    <w:commentRangeEnd w:id="66"/>
    <w:p w14:paraId="6AB83F66" w14:textId="77777777" w:rsidR="002948A9" w:rsidRDefault="002948A9" w:rsidP="002948A9">
      <w:pPr>
        <w:spacing w:line="360" w:lineRule="auto"/>
        <w:rPr>
          <w:ins w:id="67" w:author="FF GOU" w:date="2024-10-28T22:05:00Z" w16du:dateUtc="2024-10-28T14:05:00Z"/>
          <w:rFonts w:ascii="Times New Roman" w:eastAsia="宋体" w:hAnsi="Times New Roman"/>
          <w:sz w:val="24"/>
        </w:rPr>
      </w:pPr>
      <w:ins w:id="68" w:author="FF GOU" w:date="2024-10-28T22:05:00Z" w16du:dateUtc="2024-10-28T14:05:00Z">
        <w:r>
          <w:rPr>
            <w:rStyle w:val="af3"/>
          </w:rPr>
          <w:commentReference w:id="66"/>
        </w:r>
      </w:ins>
    </w:p>
    <w:p w14:paraId="255A63B8" w14:textId="77777777" w:rsidR="002948A9" w:rsidRPr="002948A9" w:rsidRDefault="002948A9">
      <w:pPr>
        <w:spacing w:line="360" w:lineRule="auto"/>
        <w:rPr>
          <w:rFonts w:ascii="Times New Roman" w:eastAsia="宋体" w:hAnsi="Times New Roman" w:hint="eastAsia"/>
          <w:sz w:val="24"/>
          <w:rPrChange w:id="69" w:author="FF GOU" w:date="2024-10-28T22:05:00Z" w16du:dateUtc="2024-10-28T14:05:00Z">
            <w:rPr>
              <w:rFonts w:hint="eastAsia"/>
            </w:rPr>
          </w:rPrChange>
        </w:rPr>
        <w:pPrChange w:id="70" w:author="FF GOU" w:date="2024-10-28T22:05:00Z" w16du:dateUtc="2024-10-28T14:05:00Z">
          <w:pPr>
            <w:pStyle w:val="a9"/>
            <w:numPr>
              <w:numId w:val="6"/>
            </w:numPr>
            <w:spacing w:line="360" w:lineRule="auto"/>
            <w:ind w:left="360" w:hanging="360"/>
          </w:pPr>
        </w:pPrChange>
      </w:pPr>
    </w:p>
    <w:p w14:paraId="3ADC47D4" w14:textId="5BDD04A5" w:rsidR="003B575B" w:rsidRDefault="00242383" w:rsidP="00242383">
      <w:pPr>
        <w:pStyle w:val="2"/>
        <w:numPr>
          <w:ilvl w:val="1"/>
          <w:numId w:val="2"/>
        </w:numPr>
        <w:rPr>
          <w:rFonts w:ascii="黑体" w:eastAsia="黑体" w:hAnsi="黑体" w:hint="eastAsia"/>
          <w:color w:val="auto"/>
          <w:sz w:val="28"/>
          <w:szCs w:val="28"/>
        </w:rPr>
      </w:pPr>
      <w:commentRangeStart w:id="71"/>
      <w:r>
        <w:rPr>
          <w:rFonts w:ascii="黑体" w:eastAsia="黑体" w:hAnsi="黑体" w:hint="eastAsia"/>
          <w:color w:val="auto"/>
          <w:sz w:val="28"/>
          <w:szCs w:val="28"/>
        </w:rPr>
        <w:lastRenderedPageBreak/>
        <w:t>模型架构</w:t>
      </w:r>
      <w:commentRangeEnd w:id="71"/>
      <w:r w:rsidR="002948A9">
        <w:rPr>
          <w:rStyle w:val="af3"/>
          <w:rFonts w:asciiTheme="minorHAnsi" w:eastAsiaTheme="minorEastAsia" w:hAnsiTheme="minorHAnsi" w:cstheme="minorBidi"/>
          <w:color w:val="auto"/>
        </w:rPr>
        <w:commentReference w:id="71"/>
      </w:r>
    </w:p>
    <w:p w14:paraId="1FDA0DF8" w14:textId="04D1FEF1" w:rsidR="006935BB" w:rsidRPr="006935BB" w:rsidRDefault="006935BB" w:rsidP="006935BB">
      <w:pPr>
        <w:spacing w:line="360" w:lineRule="auto"/>
        <w:ind w:firstLineChars="200" w:firstLine="480"/>
        <w:rPr>
          <w:rFonts w:hint="eastAsia"/>
        </w:rPr>
      </w:pPr>
      <w:bookmarkStart w:id="72" w:name="_Hlk180695557"/>
      <w:commentRangeStart w:id="73"/>
      <w:r w:rsidRPr="006935BB">
        <w:rPr>
          <w:rFonts w:ascii="Times New Roman" w:eastAsia="宋体" w:hAnsi="Times New Roman" w:hint="eastAsia"/>
          <w:sz w:val="24"/>
        </w:rPr>
        <w:t>在医学图像分割中，准确性和效率是至关重要的。然而，由</w:t>
      </w:r>
      <w:commentRangeStart w:id="74"/>
      <w:r w:rsidRPr="006935BB">
        <w:rPr>
          <w:rFonts w:ascii="Times New Roman" w:eastAsia="宋体" w:hAnsi="Times New Roman" w:hint="eastAsia"/>
          <w:sz w:val="24"/>
        </w:rPr>
        <w:t>于医学图像</w:t>
      </w:r>
      <w:commentRangeEnd w:id="74"/>
      <w:r w:rsidR="002948A9">
        <w:rPr>
          <w:rStyle w:val="af3"/>
        </w:rPr>
        <w:commentReference w:id="74"/>
      </w:r>
      <w:r w:rsidRPr="006935BB">
        <w:rPr>
          <w:rFonts w:ascii="Times New Roman" w:eastAsia="宋体" w:hAnsi="Times New Roman" w:hint="eastAsia"/>
          <w:sz w:val="24"/>
        </w:rPr>
        <w:t>的复杂性和多样性，传统的分割方法往往</w:t>
      </w:r>
      <w:r>
        <w:rPr>
          <w:rFonts w:ascii="Times New Roman" w:eastAsia="宋体" w:hAnsi="Times New Roman" w:hint="eastAsia"/>
          <w:sz w:val="24"/>
        </w:rPr>
        <w:t>面临</w:t>
      </w:r>
      <w:r w:rsidR="00C80F7F">
        <w:rPr>
          <w:rFonts w:ascii="Times New Roman" w:eastAsia="宋体" w:hAnsi="Times New Roman" w:hint="eastAsia"/>
          <w:sz w:val="24"/>
        </w:rPr>
        <w:t>分割不准确</w:t>
      </w:r>
      <w:r>
        <w:rPr>
          <w:rFonts w:ascii="Times New Roman" w:eastAsia="宋体" w:hAnsi="Times New Roman" w:hint="eastAsia"/>
          <w:sz w:val="24"/>
        </w:rPr>
        <w:t>和复杂度</w:t>
      </w:r>
      <w:r w:rsidR="00C80F7F">
        <w:rPr>
          <w:rFonts w:ascii="Times New Roman" w:eastAsia="宋体" w:hAnsi="Times New Roman" w:hint="eastAsia"/>
          <w:sz w:val="24"/>
        </w:rPr>
        <w:t>过高的两难问题</w:t>
      </w:r>
      <w:r w:rsidRPr="006935BB">
        <w:rPr>
          <w:rFonts w:ascii="Times New Roman" w:eastAsia="宋体" w:hAnsi="Times New Roman" w:hint="eastAsia"/>
          <w:sz w:val="24"/>
        </w:rPr>
        <w:t>。针对</w:t>
      </w:r>
      <w:r w:rsidR="00C80F7F">
        <w:rPr>
          <w:rFonts w:ascii="Times New Roman" w:eastAsia="宋体" w:hAnsi="Times New Roman" w:hint="eastAsia"/>
          <w:sz w:val="24"/>
        </w:rPr>
        <w:t>这个难点</w:t>
      </w:r>
      <w:r w:rsidRPr="006935BB">
        <w:rPr>
          <w:rFonts w:ascii="Times New Roman" w:eastAsia="宋体" w:hAnsi="Times New Roman" w:hint="eastAsia"/>
          <w:sz w:val="24"/>
        </w:rPr>
        <w:t>，我们提出了一种创新的图像分割方法——结合</w:t>
      </w:r>
      <w:r w:rsidRPr="006935BB">
        <w:rPr>
          <w:rFonts w:ascii="Times New Roman" w:eastAsia="宋体" w:hAnsi="Times New Roman" w:hint="eastAsia"/>
          <w:sz w:val="24"/>
        </w:rPr>
        <w:t>Mamba</w:t>
      </w:r>
      <w:r w:rsidRPr="006935BB">
        <w:rPr>
          <w:rFonts w:ascii="Times New Roman" w:eastAsia="宋体" w:hAnsi="Times New Roman" w:hint="eastAsia"/>
          <w:sz w:val="24"/>
        </w:rPr>
        <w:t>模块和双向交叉注意力机制的</w:t>
      </w:r>
      <w:r w:rsidRPr="006935BB">
        <w:rPr>
          <w:rFonts w:ascii="Times New Roman" w:eastAsia="宋体" w:hAnsi="Times New Roman" w:hint="eastAsia"/>
          <w:sz w:val="24"/>
        </w:rPr>
        <w:t>VMDUnet</w:t>
      </w:r>
      <w:r w:rsidRPr="006935BB">
        <w:rPr>
          <w:rFonts w:ascii="Times New Roman" w:eastAsia="宋体" w:hAnsi="Times New Roman" w:hint="eastAsia"/>
          <w:sz w:val="24"/>
        </w:rPr>
        <w:t>。该模型以结构化状态空间模型的长程线性时间序列建模能力为基础，通过多尺度编码器特征的融合生成注意力图，有效捕捉编码器不同阶段之间的长距离依赖关系</w:t>
      </w:r>
      <w:r w:rsidR="00C80F7F">
        <w:rPr>
          <w:rFonts w:ascii="Times New Roman" w:eastAsia="宋体" w:hAnsi="Times New Roman" w:hint="eastAsia"/>
          <w:sz w:val="24"/>
        </w:rPr>
        <w:t>，在</w:t>
      </w:r>
      <w:r w:rsidR="00C80F7F" w:rsidRPr="00C80F7F">
        <w:rPr>
          <w:rFonts w:ascii="Times New Roman" w:eastAsia="宋体" w:hAnsi="Times New Roman"/>
          <w:sz w:val="24"/>
        </w:rPr>
        <w:t>保持了低计算复杂度</w:t>
      </w:r>
      <w:r w:rsidR="00C80F7F">
        <w:rPr>
          <w:rFonts w:ascii="Times New Roman" w:eastAsia="宋体" w:hAnsi="Times New Roman" w:hint="eastAsia"/>
          <w:sz w:val="24"/>
        </w:rPr>
        <w:t>的同时</w:t>
      </w:r>
      <w:r w:rsidR="00C80F7F" w:rsidRPr="00C80F7F">
        <w:rPr>
          <w:rFonts w:ascii="Times New Roman" w:eastAsia="宋体" w:hAnsi="Times New Roman"/>
          <w:sz w:val="24"/>
        </w:rPr>
        <w:t>实现更高效的图像分割</w:t>
      </w:r>
      <w:r w:rsidR="00C80F7F">
        <w:rPr>
          <w:rFonts w:ascii="Times New Roman" w:eastAsia="宋体" w:hAnsi="Times New Roman" w:hint="eastAsia"/>
          <w:sz w:val="24"/>
        </w:rPr>
        <w:t>。</w:t>
      </w:r>
      <w:commentRangeEnd w:id="73"/>
      <w:r w:rsidR="00C80F7F">
        <w:rPr>
          <w:rStyle w:val="af3"/>
        </w:rPr>
        <w:commentReference w:id="73"/>
      </w:r>
    </w:p>
    <w:bookmarkEnd w:id="72"/>
    <w:p w14:paraId="0AB72F94" w14:textId="3F774B7E" w:rsidR="0057584E" w:rsidRDefault="00ED01DA" w:rsidP="0081695D">
      <w:pPr>
        <w:spacing w:line="360" w:lineRule="auto"/>
        <w:jc w:val="left"/>
        <w:rPr>
          <w:rFonts w:ascii="Times New Roman" w:eastAsia="宋体" w:hAnsi="Times New Roman"/>
          <w:position w:val="-10"/>
          <w:sz w:val="24"/>
        </w:rPr>
      </w:pPr>
      <w:r>
        <w:rPr>
          <w:rFonts w:hint="eastAsia"/>
          <w:noProof/>
        </w:rPr>
        <w:drawing>
          <wp:inline distT="0" distB="0" distL="0" distR="0" wp14:anchorId="3EF5735D" wp14:editId="70E59B33">
            <wp:extent cx="6037005" cy="3697357"/>
            <wp:effectExtent l="0" t="0" r="1905" b="0"/>
            <wp:docPr id="17734748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48387" cy="3704328"/>
                    </a:xfrm>
                    <a:prstGeom prst="rect">
                      <a:avLst/>
                    </a:prstGeom>
                    <a:noFill/>
                    <a:ln>
                      <a:noFill/>
                    </a:ln>
                  </pic:spPr>
                </pic:pic>
              </a:graphicData>
            </a:graphic>
          </wp:inline>
        </w:drawing>
      </w:r>
    </w:p>
    <w:p w14:paraId="485413AB" w14:textId="329E54C2" w:rsidR="0057584E" w:rsidRPr="00C065E4" w:rsidRDefault="00C67B38" w:rsidP="00D97E53">
      <w:pPr>
        <w:spacing w:line="360" w:lineRule="auto"/>
        <w:jc w:val="center"/>
        <w:rPr>
          <w:rFonts w:ascii="Times New Roman" w:eastAsia="宋体" w:hAnsi="Times New Roman"/>
          <w:position w:val="-10"/>
          <w:szCs w:val="20"/>
        </w:rPr>
      </w:pPr>
      <w:commentRangeStart w:id="75"/>
      <w:r w:rsidRPr="00C065E4">
        <w:rPr>
          <w:rFonts w:ascii="Times New Roman" w:eastAsia="宋体" w:hAnsi="Times New Roman" w:hint="eastAsia"/>
          <w:position w:val="-10"/>
          <w:szCs w:val="20"/>
        </w:rPr>
        <w:t>图</w:t>
      </w:r>
      <w:r w:rsidR="00EF00A1">
        <w:rPr>
          <w:rFonts w:ascii="Times New Roman" w:eastAsia="宋体" w:hAnsi="Times New Roman" w:hint="eastAsia"/>
          <w:position w:val="-10"/>
          <w:szCs w:val="20"/>
        </w:rPr>
        <w:t>3.3</w:t>
      </w:r>
      <w:r w:rsidRPr="00C065E4">
        <w:rPr>
          <w:rFonts w:ascii="Times New Roman" w:eastAsia="宋体" w:hAnsi="Times New Roman" w:hint="eastAsia"/>
          <w:position w:val="-10"/>
          <w:szCs w:val="20"/>
        </w:rPr>
        <w:t xml:space="preserve">. </w:t>
      </w:r>
      <w:r w:rsidR="00C60FF8" w:rsidRPr="00723126">
        <w:rPr>
          <w:rFonts w:ascii="Times New Roman" w:eastAsia="宋体" w:hAnsi="Times New Roman" w:hint="eastAsia"/>
          <w:position w:val="-10"/>
          <w:szCs w:val="20"/>
        </w:rPr>
        <w:t>VMD</w:t>
      </w:r>
      <w:r w:rsidRPr="00723126">
        <w:rPr>
          <w:rFonts w:ascii="Times New Roman" w:eastAsia="宋体" w:hAnsi="Times New Roman" w:hint="eastAsia"/>
          <w:position w:val="-10"/>
          <w:szCs w:val="20"/>
        </w:rPr>
        <w:t>Unet</w:t>
      </w:r>
      <w:r w:rsidRPr="00723126">
        <w:rPr>
          <w:rFonts w:ascii="Times New Roman" w:eastAsia="宋体" w:hAnsi="Times New Roman" w:hint="eastAsia"/>
          <w:position w:val="-10"/>
          <w:szCs w:val="20"/>
        </w:rPr>
        <w:t>架构</w:t>
      </w:r>
      <w:commentRangeEnd w:id="75"/>
      <w:r w:rsidR="003E6442">
        <w:rPr>
          <w:rStyle w:val="af3"/>
        </w:rPr>
        <w:commentReference w:id="75"/>
      </w:r>
    </w:p>
    <w:p w14:paraId="34F75ABC" w14:textId="7C9FF23B" w:rsidR="00B10032" w:rsidRDefault="00C60FF8" w:rsidP="00C67B38">
      <w:pPr>
        <w:spacing w:line="360" w:lineRule="auto"/>
        <w:ind w:firstLineChars="200" w:firstLine="480"/>
        <w:jc w:val="left"/>
        <w:textAlignment w:val="center"/>
        <w:rPr>
          <w:rFonts w:ascii="Times New Roman" w:eastAsia="宋体" w:hAnsi="Times New Roman"/>
          <w:position w:val="-10"/>
          <w:sz w:val="24"/>
        </w:rPr>
      </w:pPr>
      <w:r>
        <w:rPr>
          <w:rFonts w:ascii="Times New Roman" w:eastAsia="宋体" w:hAnsi="Times New Roman" w:hint="eastAsia"/>
          <w:position w:val="-10"/>
          <w:sz w:val="24"/>
        </w:rPr>
        <w:t>VMD</w:t>
      </w:r>
      <w:r w:rsidR="00F972E1">
        <w:rPr>
          <w:rFonts w:ascii="Times New Roman" w:eastAsia="宋体" w:hAnsi="Times New Roman" w:hint="eastAsia"/>
          <w:position w:val="-10"/>
          <w:sz w:val="24"/>
        </w:rPr>
        <w:t>U</w:t>
      </w:r>
      <w:r w:rsidR="00C67B38">
        <w:rPr>
          <w:rFonts w:ascii="Times New Roman" w:eastAsia="宋体" w:hAnsi="Times New Roman" w:hint="eastAsia"/>
          <w:position w:val="-10"/>
          <w:sz w:val="24"/>
        </w:rPr>
        <w:t>n</w:t>
      </w:r>
      <w:r w:rsidR="00C67B38" w:rsidRPr="00C67B38">
        <w:rPr>
          <w:rFonts w:ascii="Times New Roman" w:eastAsia="宋体" w:hAnsi="Times New Roman"/>
          <w:position w:val="-10"/>
          <w:sz w:val="24"/>
        </w:rPr>
        <w:t>et</w:t>
      </w:r>
      <w:r w:rsidR="00C67B38" w:rsidRPr="00C67B38">
        <w:rPr>
          <w:rFonts w:ascii="Times New Roman" w:eastAsia="宋体" w:hAnsi="Times New Roman"/>
          <w:position w:val="-10"/>
          <w:sz w:val="24"/>
        </w:rPr>
        <w:t>的架构</w:t>
      </w:r>
      <w:r w:rsidR="00C67B38" w:rsidRPr="00C67B38">
        <w:rPr>
          <w:rFonts w:ascii="Times New Roman" w:eastAsia="宋体" w:hAnsi="Times New Roman" w:hint="eastAsia"/>
          <w:position w:val="-10"/>
          <w:sz w:val="24"/>
        </w:rPr>
        <w:t>如图</w:t>
      </w:r>
      <w:r w:rsidR="00EF00A1">
        <w:rPr>
          <w:rFonts w:ascii="Times New Roman" w:eastAsia="宋体" w:hAnsi="Times New Roman" w:hint="eastAsia"/>
          <w:position w:val="-10"/>
          <w:sz w:val="24"/>
        </w:rPr>
        <w:t>3.3</w:t>
      </w:r>
      <w:r w:rsidR="00C67B38" w:rsidRPr="00C67B38">
        <w:rPr>
          <w:rFonts w:ascii="Times New Roman" w:eastAsia="宋体" w:hAnsi="Times New Roman"/>
          <w:position w:val="-10"/>
          <w:sz w:val="24"/>
        </w:rPr>
        <w:t>所示。</w:t>
      </w:r>
      <w:r w:rsidR="00AE1A93" w:rsidRPr="00AE1A93">
        <w:rPr>
          <w:rFonts w:ascii="Times New Roman" w:eastAsia="宋体" w:hAnsi="Times New Roman" w:hint="eastAsia"/>
          <w:position w:val="-10"/>
          <w:sz w:val="24"/>
        </w:rPr>
        <w:t>模型分为</w:t>
      </w:r>
      <w:r w:rsidR="00275F58">
        <w:rPr>
          <w:rFonts w:ascii="Times New Roman" w:eastAsia="宋体" w:hAnsi="Times New Roman" w:hint="eastAsia"/>
          <w:position w:val="-10"/>
          <w:sz w:val="24"/>
        </w:rPr>
        <w:t>三</w:t>
      </w:r>
      <w:r w:rsidR="00AE1A93" w:rsidRPr="00AE1A93">
        <w:rPr>
          <w:rFonts w:ascii="Times New Roman" w:eastAsia="宋体" w:hAnsi="Times New Roman" w:hint="eastAsia"/>
          <w:position w:val="-10"/>
          <w:sz w:val="24"/>
        </w:rPr>
        <w:t>个主要部分：编码器</w:t>
      </w:r>
      <w:r w:rsidR="00275F58">
        <w:rPr>
          <w:rFonts w:ascii="Times New Roman" w:eastAsia="宋体" w:hAnsi="Times New Roman" w:hint="eastAsia"/>
          <w:position w:val="-10"/>
          <w:sz w:val="24"/>
        </w:rPr>
        <w:t>，</w:t>
      </w:r>
      <w:r w:rsidR="00AE1A93" w:rsidRPr="00AE1A93">
        <w:rPr>
          <w:rFonts w:ascii="Times New Roman" w:eastAsia="宋体" w:hAnsi="Times New Roman" w:hint="eastAsia"/>
          <w:position w:val="-10"/>
          <w:sz w:val="24"/>
        </w:rPr>
        <w:t>解码器</w:t>
      </w:r>
      <w:r w:rsidR="003E07FE">
        <w:rPr>
          <w:rFonts w:ascii="Times New Roman" w:eastAsia="宋体" w:hAnsi="Times New Roman" w:hint="eastAsia"/>
          <w:position w:val="-10"/>
          <w:sz w:val="24"/>
        </w:rPr>
        <w:t>和</w:t>
      </w:r>
      <w:r w:rsidR="00AE1A93" w:rsidRPr="00AE1A93">
        <w:rPr>
          <w:rFonts w:ascii="Times New Roman" w:eastAsia="宋体" w:hAnsi="Times New Roman" w:hint="eastAsia"/>
          <w:position w:val="-10"/>
          <w:sz w:val="24"/>
        </w:rPr>
        <w:t>双向交叉注意力</w:t>
      </w:r>
      <w:r w:rsidR="00AA1055">
        <w:rPr>
          <w:rFonts w:ascii="Times New Roman" w:eastAsia="宋体" w:hAnsi="Times New Roman" w:hint="eastAsia"/>
          <w:position w:val="-10"/>
          <w:sz w:val="24"/>
        </w:rPr>
        <w:t>（</w:t>
      </w:r>
      <w:r w:rsidR="00AA1055">
        <w:rPr>
          <w:rFonts w:ascii="Times New Roman" w:eastAsia="宋体" w:hAnsi="Times New Roman" w:hint="eastAsia"/>
          <w:position w:val="-10"/>
          <w:sz w:val="24"/>
        </w:rPr>
        <w:t>DCA</w:t>
      </w:r>
      <w:r w:rsidR="00AA1055">
        <w:rPr>
          <w:rFonts w:ascii="Times New Roman" w:eastAsia="宋体" w:hAnsi="Times New Roman" w:hint="eastAsia"/>
          <w:position w:val="-10"/>
          <w:sz w:val="24"/>
        </w:rPr>
        <w:t>）</w:t>
      </w:r>
      <w:r w:rsidR="00AE1A93" w:rsidRPr="00AE1A93">
        <w:rPr>
          <w:rFonts w:ascii="Times New Roman" w:eastAsia="宋体" w:hAnsi="Times New Roman" w:hint="eastAsia"/>
          <w:position w:val="-10"/>
          <w:sz w:val="24"/>
        </w:rPr>
        <w:t>模块。</w:t>
      </w:r>
      <w:r w:rsidR="00A132BB">
        <w:rPr>
          <w:rFonts w:ascii="Times New Roman" w:eastAsia="宋体" w:hAnsi="Times New Roman" w:hint="eastAsia"/>
          <w:position w:val="-10"/>
          <w:sz w:val="24"/>
        </w:rPr>
        <w:t>编码器生成四级特征</w:t>
      </w:r>
      <w:r w:rsidR="00F6439B">
        <w:rPr>
          <w:rFonts w:ascii="Times New Roman" w:eastAsia="宋体" w:hAnsi="Times New Roman" w:hint="eastAsia"/>
          <w:position w:val="-10"/>
          <w:sz w:val="24"/>
        </w:rPr>
        <w:t>E1, E2, E3</w:t>
      </w:r>
      <w:r w:rsidR="00F6439B">
        <w:rPr>
          <w:rFonts w:ascii="Times New Roman" w:eastAsia="宋体" w:hAnsi="Times New Roman" w:hint="eastAsia"/>
          <w:position w:val="-10"/>
          <w:sz w:val="24"/>
        </w:rPr>
        <w:t>和</w:t>
      </w:r>
      <w:r w:rsidR="00F6439B">
        <w:rPr>
          <w:rFonts w:ascii="Times New Roman" w:eastAsia="宋体" w:hAnsi="Times New Roman" w:hint="eastAsia"/>
          <w:position w:val="-10"/>
          <w:sz w:val="24"/>
        </w:rPr>
        <w:t>E4</w:t>
      </w:r>
      <w:r w:rsidR="00F6439B">
        <w:rPr>
          <w:rFonts w:ascii="Times New Roman" w:eastAsia="宋体" w:hAnsi="Times New Roman" w:hint="eastAsia"/>
          <w:position w:val="-10"/>
          <w:sz w:val="24"/>
        </w:rPr>
        <w:t>后，</w:t>
      </w:r>
      <w:r w:rsidR="00F6439B">
        <w:rPr>
          <w:rFonts w:ascii="Times New Roman" w:eastAsia="宋体" w:hAnsi="Times New Roman" w:hint="eastAsia"/>
          <w:position w:val="-10"/>
          <w:sz w:val="24"/>
        </w:rPr>
        <w:t>DCA</w:t>
      </w:r>
      <w:r w:rsidR="00F6439B">
        <w:rPr>
          <w:rFonts w:ascii="Times New Roman" w:eastAsia="宋体" w:hAnsi="Times New Roman" w:hint="eastAsia"/>
          <w:position w:val="-10"/>
          <w:sz w:val="24"/>
        </w:rPr>
        <w:t>模块</w:t>
      </w:r>
      <w:r w:rsidR="009747F5">
        <w:rPr>
          <w:rFonts w:ascii="Times New Roman" w:eastAsia="宋体" w:hAnsi="Times New Roman" w:hint="eastAsia"/>
          <w:position w:val="-10"/>
          <w:sz w:val="24"/>
        </w:rPr>
        <w:t>通过双向交叉注意力机制</w:t>
      </w:r>
      <w:r w:rsidR="00685FE2">
        <w:rPr>
          <w:rFonts w:ascii="Times New Roman" w:eastAsia="宋体" w:hAnsi="Times New Roman" w:hint="eastAsia"/>
          <w:position w:val="-10"/>
          <w:sz w:val="24"/>
        </w:rPr>
        <w:t>将</w:t>
      </w:r>
      <w:r w:rsidR="00D26AEE">
        <w:rPr>
          <w:rFonts w:ascii="Times New Roman" w:eastAsia="宋体" w:hAnsi="Times New Roman" w:hint="eastAsia"/>
          <w:position w:val="-10"/>
          <w:sz w:val="24"/>
        </w:rPr>
        <w:t>四级特征</w:t>
      </w:r>
      <w:r w:rsidR="00685FE2">
        <w:rPr>
          <w:rFonts w:ascii="Times New Roman" w:eastAsia="宋体" w:hAnsi="Times New Roman" w:hint="eastAsia"/>
          <w:position w:val="-10"/>
          <w:sz w:val="24"/>
        </w:rPr>
        <w:t>融合</w:t>
      </w:r>
      <w:r w:rsidR="00C965E2">
        <w:rPr>
          <w:rFonts w:ascii="Times New Roman" w:eastAsia="宋体" w:hAnsi="Times New Roman" w:hint="eastAsia"/>
          <w:position w:val="-10"/>
          <w:sz w:val="24"/>
        </w:rPr>
        <w:t>并</w:t>
      </w:r>
      <w:r w:rsidR="00BD4265">
        <w:rPr>
          <w:rFonts w:ascii="Times New Roman" w:eastAsia="宋体" w:hAnsi="Times New Roman" w:hint="eastAsia"/>
          <w:position w:val="-10"/>
          <w:sz w:val="24"/>
        </w:rPr>
        <w:t>捕捉编码器</w:t>
      </w:r>
      <w:r w:rsidR="00C965E2">
        <w:rPr>
          <w:rFonts w:ascii="Times New Roman" w:eastAsia="宋体" w:hAnsi="Times New Roman" w:hint="eastAsia"/>
          <w:position w:val="-10"/>
          <w:sz w:val="24"/>
        </w:rPr>
        <w:t>这四级特征</w:t>
      </w:r>
      <w:r w:rsidR="00BD4265">
        <w:rPr>
          <w:rFonts w:ascii="Times New Roman" w:eastAsia="宋体" w:hAnsi="Times New Roman" w:hint="eastAsia"/>
          <w:position w:val="-10"/>
          <w:sz w:val="24"/>
        </w:rPr>
        <w:t>之间的长程依赖关系，并</w:t>
      </w:r>
      <w:r w:rsidR="00E844AC">
        <w:rPr>
          <w:rFonts w:ascii="Times New Roman" w:eastAsia="宋体" w:hAnsi="Times New Roman" w:hint="eastAsia"/>
          <w:position w:val="-10"/>
          <w:sz w:val="24"/>
        </w:rPr>
        <w:t>对应输出四级特征</w:t>
      </w:r>
      <w:r w:rsidR="00E844AC">
        <w:rPr>
          <w:rFonts w:ascii="Times New Roman" w:eastAsia="宋体" w:hAnsi="Times New Roman" w:hint="eastAsia"/>
          <w:position w:val="-10"/>
          <w:sz w:val="24"/>
        </w:rPr>
        <w:t>S1, S2, S3, S4</w:t>
      </w:r>
      <w:r w:rsidR="00E844AC">
        <w:rPr>
          <w:rFonts w:ascii="Times New Roman" w:eastAsia="宋体" w:hAnsi="Times New Roman" w:hint="eastAsia"/>
          <w:position w:val="-10"/>
          <w:sz w:val="24"/>
        </w:rPr>
        <w:t>与解码器的对应阶段</w:t>
      </w:r>
      <w:r w:rsidR="00B10032">
        <w:rPr>
          <w:rFonts w:ascii="Times New Roman" w:eastAsia="宋体" w:hAnsi="Times New Roman" w:hint="eastAsia"/>
          <w:position w:val="-10"/>
          <w:sz w:val="24"/>
        </w:rPr>
        <w:t>的四级输出</w:t>
      </w:r>
      <w:r w:rsidR="00E844AC">
        <w:rPr>
          <w:rFonts w:ascii="Times New Roman" w:eastAsia="宋体" w:hAnsi="Times New Roman" w:hint="eastAsia"/>
          <w:position w:val="-10"/>
          <w:sz w:val="24"/>
        </w:rPr>
        <w:t>特征</w:t>
      </w:r>
      <w:r w:rsidR="00B10032">
        <w:rPr>
          <w:rFonts w:ascii="Times New Roman" w:eastAsia="宋体" w:hAnsi="Times New Roman" w:hint="eastAsia"/>
          <w:position w:val="-10"/>
          <w:sz w:val="24"/>
        </w:rPr>
        <w:t>D1, D2, D3, D4</w:t>
      </w:r>
      <w:r w:rsidR="00B10032">
        <w:rPr>
          <w:rFonts w:ascii="Times New Roman" w:eastAsia="宋体" w:hAnsi="Times New Roman" w:hint="eastAsia"/>
          <w:position w:val="-10"/>
          <w:sz w:val="24"/>
        </w:rPr>
        <w:t>相结合</w:t>
      </w:r>
      <w:r w:rsidR="00A132BB">
        <w:rPr>
          <w:rFonts w:ascii="Times New Roman" w:eastAsia="宋体" w:hAnsi="Times New Roman" w:hint="eastAsia"/>
          <w:position w:val="-10"/>
          <w:sz w:val="24"/>
        </w:rPr>
        <w:t>。</w:t>
      </w:r>
    </w:p>
    <w:p w14:paraId="189EB213" w14:textId="56B33B50" w:rsidR="00DE4584" w:rsidRDefault="00C67B38" w:rsidP="00C67B38">
      <w:pPr>
        <w:spacing w:line="360" w:lineRule="auto"/>
        <w:ind w:firstLineChars="200" w:firstLine="480"/>
        <w:jc w:val="left"/>
        <w:textAlignment w:val="center"/>
        <w:rPr>
          <w:rFonts w:ascii="Times New Roman" w:eastAsia="宋体" w:hAnsi="Times New Roman"/>
          <w:position w:val="-10"/>
          <w:sz w:val="24"/>
        </w:rPr>
      </w:pPr>
      <w:r w:rsidRPr="00C67B38">
        <w:rPr>
          <w:rFonts w:ascii="Times New Roman" w:eastAsia="宋体" w:hAnsi="Times New Roman"/>
          <w:position w:val="-10"/>
          <w:sz w:val="24"/>
        </w:rPr>
        <w:t>输入图像</w:t>
      </w:r>
      <w:r w:rsidR="007F4361" w:rsidRPr="00C67B38">
        <w:rPr>
          <w:rFonts w:ascii="Times New Roman" w:eastAsia="宋体" w:hAnsi="Times New Roman"/>
          <w:noProof/>
          <w:position w:val="-6"/>
          <w:sz w:val="24"/>
        </w:rPr>
        <w:object w:dxaOrig="1060" w:dyaOrig="320" w14:anchorId="5DE7FA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53.2pt;height:15.65pt;mso-width-percent:0;mso-height-percent:0;mso-width-percent:0;mso-height-percent:0" o:ole="">
            <v:imagedata r:id="rId15" o:title=""/>
          </v:shape>
          <o:OLEObject Type="Embed" ProgID="Equation.DSMT4" ShapeID="_x0000_i1025" DrawAspect="Content" ObjectID="_1792240132" r:id="rId16"/>
        </w:object>
      </w:r>
      <w:r w:rsidR="00AE1A93" w:rsidRPr="00AE1A93">
        <w:rPr>
          <w:rFonts w:ascii="Times New Roman" w:eastAsia="宋体" w:hAnsi="Times New Roman" w:hint="eastAsia"/>
          <w:position w:val="-10"/>
          <w:sz w:val="24"/>
        </w:rPr>
        <w:t>首先通过</w:t>
      </w:r>
      <w:r w:rsidR="00AE1A93" w:rsidRPr="00AE1A93">
        <w:rPr>
          <w:rFonts w:ascii="Times New Roman" w:eastAsia="宋体" w:hAnsi="Times New Roman" w:hint="eastAsia"/>
          <w:position w:val="-10"/>
          <w:sz w:val="24"/>
        </w:rPr>
        <w:t>Patch Embedding</w:t>
      </w:r>
      <w:r w:rsidR="00AE1A93" w:rsidRPr="00AE1A93">
        <w:rPr>
          <w:rFonts w:ascii="Times New Roman" w:eastAsia="宋体" w:hAnsi="Times New Roman" w:hint="eastAsia"/>
          <w:position w:val="-10"/>
          <w:sz w:val="24"/>
        </w:rPr>
        <w:t>层</w:t>
      </w:r>
      <w:r w:rsidR="00AE1A93">
        <w:rPr>
          <w:rFonts w:ascii="Times New Roman" w:eastAsia="宋体" w:hAnsi="Times New Roman" w:hint="eastAsia"/>
          <w:position w:val="-10"/>
          <w:sz w:val="24"/>
        </w:rPr>
        <w:t>，</w:t>
      </w:r>
      <w:r w:rsidR="00AE1A93" w:rsidRPr="00AE1A93">
        <w:rPr>
          <w:rFonts w:ascii="Times New Roman" w:eastAsia="宋体" w:hAnsi="Times New Roman"/>
          <w:position w:val="-10"/>
          <w:sz w:val="24"/>
        </w:rPr>
        <w:t>将图像分割成</w:t>
      </w:r>
      <w:r w:rsidRPr="00C67B38">
        <w:rPr>
          <w:rFonts w:ascii="Times New Roman" w:eastAsia="宋体" w:hAnsi="Times New Roman"/>
          <w:position w:val="-10"/>
          <w:sz w:val="24"/>
        </w:rPr>
        <w:t>大小为</w:t>
      </w:r>
      <w:r w:rsidRPr="00C67B38">
        <w:rPr>
          <w:rFonts w:ascii="Times New Roman" w:eastAsia="宋体" w:hAnsi="Times New Roman"/>
          <w:position w:val="-10"/>
          <w:sz w:val="24"/>
        </w:rPr>
        <w:t>4×4</w:t>
      </w:r>
      <w:r w:rsidRPr="00C67B38">
        <w:rPr>
          <w:rFonts w:ascii="Times New Roman" w:eastAsia="宋体" w:hAnsi="Times New Roman"/>
          <w:position w:val="-10"/>
          <w:sz w:val="24"/>
        </w:rPr>
        <w:t>的不重叠</w:t>
      </w:r>
      <w:r w:rsidR="00AE1A93">
        <w:rPr>
          <w:rFonts w:ascii="Times New Roman" w:eastAsia="宋体" w:hAnsi="Times New Roman" w:hint="eastAsia"/>
          <w:position w:val="-10"/>
          <w:sz w:val="24"/>
        </w:rPr>
        <w:t>Patch</w:t>
      </w:r>
      <w:r w:rsidRPr="00C67B38">
        <w:rPr>
          <w:rFonts w:ascii="Times New Roman" w:eastAsia="宋体" w:hAnsi="Times New Roman"/>
          <w:position w:val="-10"/>
          <w:sz w:val="24"/>
        </w:rPr>
        <w:t>，</w:t>
      </w:r>
      <w:r w:rsidR="00AE1A93">
        <w:rPr>
          <w:rFonts w:ascii="Times New Roman" w:eastAsia="宋体" w:hAnsi="Times New Roman" w:hint="eastAsia"/>
          <w:position w:val="-10"/>
          <w:sz w:val="24"/>
        </w:rPr>
        <w:t>并</w:t>
      </w:r>
      <w:r w:rsidRPr="00C67B38">
        <w:rPr>
          <w:rFonts w:ascii="Times New Roman" w:eastAsia="宋体" w:hAnsi="Times New Roman"/>
          <w:position w:val="-10"/>
          <w:sz w:val="24"/>
        </w:rPr>
        <w:t>将图像的维度映射到</w:t>
      </w:r>
      <w:r w:rsidR="00AE1A93">
        <w:rPr>
          <w:rFonts w:ascii="Times New Roman" w:eastAsia="宋体" w:hAnsi="Times New Roman" w:hint="eastAsia"/>
          <w:position w:val="-10"/>
          <w:sz w:val="24"/>
        </w:rPr>
        <w:t>高维特征空间中</w:t>
      </w:r>
      <w:r w:rsidRPr="00C67B38">
        <w:rPr>
          <w:rFonts w:ascii="Times New Roman" w:eastAsia="宋体" w:hAnsi="Times New Roman"/>
          <w:position w:val="-10"/>
          <w:sz w:val="24"/>
        </w:rPr>
        <w:t>，得到嵌入图像</w:t>
      </w:r>
      <w:r w:rsidR="007F4361" w:rsidRPr="00C67B38">
        <w:rPr>
          <w:rFonts w:ascii="Times New Roman" w:eastAsia="宋体" w:hAnsi="Times New Roman"/>
          <w:noProof/>
          <w:position w:val="-6"/>
          <w:sz w:val="24"/>
        </w:rPr>
        <w:object w:dxaOrig="1200" w:dyaOrig="480" w14:anchorId="4F3CC595">
          <v:shape id="_x0000_i1026" type="#_x0000_t75" alt="" style="width:60.75pt;height:25.05pt;mso-width-percent:0;mso-height-percent:0;mso-width-percent:0;mso-height-percent:0" o:ole="">
            <v:imagedata r:id="rId17" o:title=""/>
          </v:shape>
          <o:OLEObject Type="Embed" ProgID="Equation.DSMT4" ShapeID="_x0000_i1026" DrawAspect="Content" ObjectID="_1792240133" r:id="rId18"/>
        </w:object>
      </w:r>
      <w:r w:rsidR="00971E28">
        <w:rPr>
          <w:rFonts w:ascii="Times New Roman" w:eastAsia="宋体" w:hAnsi="Times New Roman" w:hint="eastAsia"/>
          <w:position w:val="-10"/>
          <w:sz w:val="24"/>
        </w:rPr>
        <w:t>进入编码器，</w:t>
      </w:r>
      <w:r w:rsidR="00AE1A93">
        <w:rPr>
          <w:rFonts w:ascii="Times New Roman" w:eastAsia="宋体" w:hAnsi="Times New Roman" w:hint="eastAsia"/>
          <w:position w:val="-10"/>
          <w:sz w:val="24"/>
        </w:rPr>
        <w:t>这里</w:t>
      </w:r>
      <w:r w:rsidR="00AE1A93">
        <w:rPr>
          <w:rFonts w:ascii="Times New Roman" w:eastAsia="宋体" w:hAnsi="Times New Roman" w:hint="eastAsia"/>
          <w:position w:val="-10"/>
          <w:sz w:val="24"/>
        </w:rPr>
        <w:t>C</w:t>
      </w:r>
      <w:r w:rsidR="00AE1A93">
        <w:rPr>
          <w:rFonts w:ascii="Times New Roman" w:eastAsia="宋体" w:hAnsi="Times New Roman" w:hint="eastAsia"/>
          <w:position w:val="-10"/>
          <w:sz w:val="24"/>
        </w:rPr>
        <w:t>默认为</w:t>
      </w:r>
      <w:r w:rsidR="00AE1A93">
        <w:rPr>
          <w:rFonts w:ascii="Times New Roman" w:eastAsia="宋体" w:hAnsi="Times New Roman" w:hint="eastAsia"/>
          <w:position w:val="-10"/>
          <w:sz w:val="24"/>
        </w:rPr>
        <w:t>96</w:t>
      </w:r>
      <w:r w:rsidR="00AE1A93">
        <w:rPr>
          <w:rFonts w:ascii="Times New Roman" w:eastAsia="宋体" w:hAnsi="Times New Roman" w:hint="eastAsia"/>
          <w:position w:val="-10"/>
          <w:sz w:val="24"/>
        </w:rPr>
        <w:t>。</w:t>
      </w:r>
    </w:p>
    <w:p w14:paraId="4414671E" w14:textId="577A90BD" w:rsidR="00C67B38" w:rsidRDefault="00220D82" w:rsidP="00C67B38">
      <w:pPr>
        <w:spacing w:line="360" w:lineRule="auto"/>
        <w:ind w:firstLineChars="200" w:firstLine="480"/>
        <w:jc w:val="left"/>
        <w:textAlignment w:val="center"/>
        <w:rPr>
          <w:rFonts w:ascii="Times New Roman" w:eastAsia="宋体" w:hAnsi="Times New Roman"/>
          <w:position w:val="-10"/>
          <w:sz w:val="24"/>
        </w:rPr>
      </w:pPr>
      <w:r>
        <w:rPr>
          <w:rFonts w:ascii="Times New Roman" w:eastAsia="宋体" w:hAnsi="Times New Roman" w:hint="eastAsia"/>
          <w:position w:val="-10"/>
          <w:sz w:val="24"/>
        </w:rPr>
        <w:t>在</w:t>
      </w:r>
      <w:r w:rsidR="00AE1A93" w:rsidRPr="00AE1A93">
        <w:rPr>
          <w:rFonts w:ascii="Times New Roman" w:eastAsia="宋体" w:hAnsi="Times New Roman" w:hint="eastAsia"/>
          <w:position w:val="-10"/>
          <w:sz w:val="24"/>
        </w:rPr>
        <w:t>编码器</w:t>
      </w:r>
      <w:r>
        <w:rPr>
          <w:rFonts w:ascii="Times New Roman" w:eastAsia="宋体" w:hAnsi="Times New Roman" w:hint="eastAsia"/>
          <w:position w:val="-10"/>
          <w:sz w:val="24"/>
        </w:rPr>
        <w:t>中</w:t>
      </w:r>
      <w:r w:rsidR="008B208A">
        <w:rPr>
          <w:rFonts w:ascii="Times New Roman" w:eastAsia="宋体" w:hAnsi="Times New Roman" w:hint="eastAsia"/>
          <w:position w:val="-10"/>
          <w:sz w:val="24"/>
        </w:rPr>
        <w:t>，</w:t>
      </w:r>
      <w:r w:rsidR="008B208A" w:rsidRPr="00C67B38">
        <w:rPr>
          <w:rFonts w:ascii="Times New Roman" w:eastAsia="宋体" w:hAnsi="Times New Roman"/>
          <w:position w:val="-10"/>
          <w:sz w:val="24"/>
        </w:rPr>
        <w:t>嵌入图像</w:t>
      </w:r>
      <w:r w:rsidR="008B208A" w:rsidRPr="00C67B38">
        <w:rPr>
          <w:rFonts w:ascii="Times New Roman" w:eastAsia="宋体" w:hAnsi="Times New Roman"/>
          <w:noProof/>
          <w:position w:val="-6"/>
          <w:sz w:val="24"/>
        </w:rPr>
        <w:object w:dxaOrig="1200" w:dyaOrig="480" w14:anchorId="75812506">
          <v:shape id="_x0000_i1027" type="#_x0000_t75" alt="" style="width:60.75pt;height:25.05pt;mso-width-percent:0;mso-height-percent:0;mso-width-percent:0;mso-height-percent:0" o:ole="">
            <v:imagedata r:id="rId17" o:title=""/>
          </v:shape>
          <o:OLEObject Type="Embed" ProgID="Equation.DSMT4" ShapeID="_x0000_i1027" DrawAspect="Content" ObjectID="_1792240134" r:id="rId19"/>
        </w:object>
      </w:r>
      <w:r w:rsidR="008B208A">
        <w:rPr>
          <w:rFonts w:ascii="Times New Roman" w:eastAsia="宋体" w:hAnsi="Times New Roman" w:hint="eastAsia"/>
          <w:position w:val="-10"/>
          <w:sz w:val="24"/>
        </w:rPr>
        <w:t>经过</w:t>
      </w:r>
      <w:commentRangeStart w:id="76"/>
      <w:r w:rsidR="00C80F7F" w:rsidRPr="00C80F7F">
        <w:rPr>
          <w:rFonts w:ascii="Times New Roman" w:eastAsia="宋体" w:hAnsi="Times New Roman" w:hint="eastAsia"/>
          <w:position w:val="-10"/>
          <w:sz w:val="24"/>
        </w:rPr>
        <w:t>Visual State Space</w:t>
      </w:r>
      <w:r w:rsidR="00C80F7F" w:rsidRPr="00C80F7F">
        <w:rPr>
          <w:rFonts w:ascii="Times New Roman" w:eastAsia="宋体" w:hAnsi="Times New Roman" w:hint="eastAsia"/>
          <w:position w:val="-10"/>
          <w:sz w:val="24"/>
        </w:rPr>
        <w:t>（</w:t>
      </w:r>
      <w:r w:rsidR="00C80F7F" w:rsidRPr="00C80F7F">
        <w:rPr>
          <w:rFonts w:ascii="Times New Roman" w:eastAsia="宋体" w:hAnsi="Times New Roman" w:hint="eastAsia"/>
          <w:position w:val="-10"/>
          <w:sz w:val="24"/>
        </w:rPr>
        <w:t>VSS</w:t>
      </w:r>
      <w:r w:rsidR="00C80F7F" w:rsidRPr="00C80F7F">
        <w:rPr>
          <w:rFonts w:ascii="Times New Roman" w:eastAsia="宋体" w:hAnsi="Times New Roman" w:hint="eastAsia"/>
          <w:position w:val="-10"/>
          <w:sz w:val="24"/>
        </w:rPr>
        <w:t>）</w:t>
      </w:r>
      <w:r w:rsidR="00C80F7F" w:rsidRPr="00C80F7F">
        <w:rPr>
          <w:rFonts w:ascii="Times New Roman" w:eastAsia="宋体" w:hAnsi="Times New Roman" w:hint="eastAsia"/>
          <w:position w:val="-10"/>
          <w:sz w:val="24"/>
        </w:rPr>
        <w:t>Block</w:t>
      </w:r>
      <w:commentRangeEnd w:id="76"/>
      <w:r w:rsidR="00C80F7F">
        <w:rPr>
          <w:rStyle w:val="af3"/>
        </w:rPr>
        <w:commentReference w:id="76"/>
      </w:r>
      <w:r w:rsidR="008B208A">
        <w:rPr>
          <w:rFonts w:ascii="Times New Roman" w:eastAsia="宋体" w:hAnsi="Times New Roman" w:hint="eastAsia"/>
          <w:position w:val="-10"/>
          <w:sz w:val="24"/>
        </w:rPr>
        <w:t>后</w:t>
      </w:r>
      <w:r w:rsidR="00B2398B">
        <w:rPr>
          <w:rFonts w:ascii="Times New Roman" w:eastAsia="宋体" w:hAnsi="Times New Roman" w:hint="eastAsia"/>
          <w:position w:val="-10"/>
          <w:sz w:val="24"/>
        </w:rPr>
        <w:t>通过</w:t>
      </w:r>
      <w:r w:rsidR="00B2398B" w:rsidRPr="00AE1A93">
        <w:rPr>
          <w:rFonts w:ascii="Times New Roman" w:eastAsia="宋体" w:hAnsi="Times New Roman" w:hint="eastAsia"/>
          <w:position w:val="-10"/>
          <w:sz w:val="24"/>
        </w:rPr>
        <w:t>Patch Merging</w:t>
      </w:r>
      <w:r w:rsidR="00B2398B" w:rsidRPr="00AE1A93">
        <w:rPr>
          <w:rFonts w:ascii="Times New Roman" w:eastAsia="宋体" w:hAnsi="Times New Roman" w:hint="eastAsia"/>
          <w:position w:val="-10"/>
          <w:sz w:val="24"/>
        </w:rPr>
        <w:t>层</w:t>
      </w:r>
      <w:r w:rsidR="00B2398B" w:rsidRPr="00C67B38">
        <w:rPr>
          <w:rFonts w:ascii="Times New Roman" w:eastAsia="宋体" w:hAnsi="Times New Roman"/>
          <w:position w:val="-10"/>
          <w:sz w:val="24"/>
        </w:rPr>
        <w:t>减少输入特征的高度和宽</w:t>
      </w:r>
      <w:r w:rsidR="00B2398B" w:rsidRPr="00C67B38">
        <w:rPr>
          <w:rFonts w:ascii="Times New Roman" w:eastAsia="宋体" w:hAnsi="Times New Roman" w:hint="eastAsia"/>
          <w:position w:val="-10"/>
          <w:sz w:val="24"/>
        </w:rPr>
        <w:t>度，同时增加通道数量</w:t>
      </w:r>
      <w:r w:rsidR="00B2398B">
        <w:rPr>
          <w:rFonts w:ascii="Times New Roman" w:eastAsia="宋体" w:hAnsi="Times New Roman" w:hint="eastAsia"/>
          <w:position w:val="-10"/>
          <w:sz w:val="24"/>
        </w:rPr>
        <w:t>，以逐</w:t>
      </w:r>
      <w:r w:rsidR="00B2398B" w:rsidRPr="00AE1A93">
        <w:rPr>
          <w:rFonts w:ascii="Times New Roman" w:eastAsia="宋体" w:hAnsi="Times New Roman"/>
          <w:position w:val="-10"/>
          <w:sz w:val="24"/>
        </w:rPr>
        <w:t>步提取和融合图像特征</w:t>
      </w:r>
      <w:r w:rsidR="00B2398B" w:rsidRPr="00C67B38">
        <w:rPr>
          <w:rFonts w:ascii="Times New Roman" w:eastAsia="宋体" w:hAnsi="Times New Roman" w:hint="eastAsia"/>
          <w:position w:val="-10"/>
          <w:sz w:val="24"/>
        </w:rPr>
        <w:t>。</w:t>
      </w:r>
      <w:r w:rsidR="00F42340">
        <w:rPr>
          <w:rFonts w:ascii="Times New Roman" w:eastAsia="宋体" w:hAnsi="Times New Roman" w:hint="eastAsia"/>
          <w:position w:val="-10"/>
          <w:sz w:val="24"/>
        </w:rPr>
        <w:t>此步骤在编码器中重复三次</w:t>
      </w:r>
      <w:r w:rsidR="00C67B38" w:rsidRPr="00C67B38">
        <w:rPr>
          <w:rFonts w:ascii="Times New Roman" w:eastAsia="宋体" w:hAnsi="Times New Roman"/>
          <w:position w:val="-10"/>
          <w:sz w:val="24"/>
        </w:rPr>
        <w:t>，</w:t>
      </w:r>
      <w:r w:rsidR="00C67B38" w:rsidRPr="00C67B38">
        <w:rPr>
          <w:rFonts w:ascii="Times New Roman" w:eastAsia="宋体" w:hAnsi="Times New Roman" w:hint="eastAsia"/>
          <w:position w:val="-10"/>
          <w:sz w:val="24"/>
        </w:rPr>
        <w:t>我们在</w:t>
      </w:r>
      <w:r w:rsidR="00F42340">
        <w:rPr>
          <w:rFonts w:ascii="Times New Roman" w:eastAsia="宋体" w:hAnsi="Times New Roman" w:hint="eastAsia"/>
          <w:position w:val="-10"/>
          <w:sz w:val="24"/>
        </w:rPr>
        <w:t>这三</w:t>
      </w:r>
      <w:r w:rsidR="00C67B38" w:rsidRPr="00C67B38">
        <w:rPr>
          <w:rFonts w:ascii="Times New Roman" w:eastAsia="宋体" w:hAnsi="Times New Roman" w:hint="eastAsia"/>
          <w:position w:val="-10"/>
          <w:sz w:val="24"/>
        </w:rPr>
        <w:t>个阶段中使用</w:t>
      </w:r>
      <w:r w:rsidR="00C67B38" w:rsidRPr="00C67B38">
        <w:rPr>
          <w:rFonts w:ascii="Times New Roman" w:eastAsia="宋体" w:hAnsi="Times New Roman"/>
          <w:position w:val="-10"/>
          <w:sz w:val="24"/>
        </w:rPr>
        <w:t>[</w:t>
      </w:r>
      <w:r w:rsidR="00ED01DA">
        <w:rPr>
          <w:rFonts w:ascii="Times New Roman" w:eastAsia="宋体" w:hAnsi="Times New Roman" w:hint="eastAsia"/>
          <w:position w:val="-10"/>
          <w:sz w:val="24"/>
        </w:rPr>
        <w:t>2</w:t>
      </w:r>
      <w:r w:rsidR="00C67B38" w:rsidRPr="00C67B38">
        <w:rPr>
          <w:rFonts w:ascii="Times New Roman" w:eastAsia="宋体" w:hAnsi="Times New Roman"/>
          <w:position w:val="-10"/>
          <w:sz w:val="24"/>
        </w:rPr>
        <w:t>，</w:t>
      </w:r>
      <w:r w:rsidR="00ED01DA">
        <w:rPr>
          <w:rFonts w:ascii="Times New Roman" w:eastAsia="宋体" w:hAnsi="Times New Roman" w:hint="eastAsia"/>
          <w:position w:val="-10"/>
          <w:sz w:val="24"/>
        </w:rPr>
        <w:t>2</w:t>
      </w:r>
      <w:r w:rsidR="00C67B38" w:rsidRPr="00C67B38">
        <w:rPr>
          <w:rFonts w:ascii="Times New Roman" w:eastAsia="宋体" w:hAnsi="Times New Roman"/>
          <w:position w:val="-10"/>
          <w:sz w:val="24"/>
        </w:rPr>
        <w:t>，</w:t>
      </w:r>
      <w:r w:rsidR="00ED01DA">
        <w:rPr>
          <w:rFonts w:ascii="Times New Roman" w:eastAsia="宋体" w:hAnsi="Times New Roman" w:hint="eastAsia"/>
          <w:position w:val="-10"/>
          <w:sz w:val="24"/>
        </w:rPr>
        <w:t>9</w:t>
      </w:r>
      <w:r w:rsidR="00C67B38" w:rsidRPr="00C67B38">
        <w:rPr>
          <w:rFonts w:ascii="Times New Roman" w:eastAsia="宋体" w:hAnsi="Times New Roman"/>
          <w:position w:val="-10"/>
          <w:sz w:val="24"/>
        </w:rPr>
        <w:t>]</w:t>
      </w:r>
      <w:r w:rsidR="00C065E4">
        <w:rPr>
          <w:rFonts w:ascii="Times New Roman" w:eastAsia="宋体" w:hAnsi="Times New Roman" w:hint="eastAsia"/>
          <w:position w:val="-10"/>
          <w:sz w:val="24"/>
        </w:rPr>
        <w:t>个</w:t>
      </w:r>
      <w:r w:rsidR="00C67B38" w:rsidRPr="00C67B38">
        <w:rPr>
          <w:rFonts w:ascii="Times New Roman" w:eastAsia="宋体" w:hAnsi="Times New Roman"/>
          <w:position w:val="-10"/>
          <w:sz w:val="24"/>
        </w:rPr>
        <w:t>VSS</w:t>
      </w:r>
      <w:r w:rsidR="00C67B38" w:rsidRPr="00C67B38">
        <w:rPr>
          <w:rFonts w:ascii="Times New Roman" w:eastAsia="宋体" w:hAnsi="Times New Roman"/>
          <w:position w:val="-10"/>
          <w:sz w:val="24"/>
        </w:rPr>
        <w:t>块。</w:t>
      </w:r>
    </w:p>
    <w:p w14:paraId="21D835CD" w14:textId="4652C0E8" w:rsidR="007B0988" w:rsidRDefault="007B0988" w:rsidP="00C67B38">
      <w:pPr>
        <w:spacing w:line="360" w:lineRule="auto"/>
        <w:ind w:firstLineChars="200" w:firstLine="480"/>
        <w:jc w:val="left"/>
        <w:textAlignment w:val="center"/>
        <w:rPr>
          <w:rFonts w:ascii="Times New Roman" w:eastAsia="宋体" w:hAnsi="Times New Roman"/>
          <w:position w:val="-10"/>
          <w:sz w:val="24"/>
        </w:rPr>
      </w:pPr>
      <w:r>
        <w:rPr>
          <w:rFonts w:ascii="Times New Roman" w:eastAsia="宋体" w:hAnsi="Times New Roman" w:hint="eastAsia"/>
          <w:position w:val="-10"/>
          <w:sz w:val="24"/>
        </w:rPr>
        <w:t>在</w:t>
      </w:r>
      <w:r w:rsidR="00643D72">
        <w:rPr>
          <w:rFonts w:ascii="Times New Roman" w:eastAsia="宋体" w:hAnsi="Times New Roman" w:hint="eastAsia"/>
          <w:position w:val="-10"/>
          <w:sz w:val="24"/>
        </w:rPr>
        <w:t>瓶颈块中</w:t>
      </w:r>
      <w:r>
        <w:rPr>
          <w:rFonts w:ascii="Times New Roman" w:eastAsia="宋体" w:hAnsi="Times New Roman" w:hint="eastAsia"/>
          <w:position w:val="-10"/>
          <w:sz w:val="24"/>
        </w:rPr>
        <w:t>，</w:t>
      </w:r>
      <w:r w:rsidR="00643D72" w:rsidRPr="00643D72">
        <w:rPr>
          <w:rFonts w:ascii="Times New Roman" w:eastAsia="宋体" w:hAnsi="Times New Roman" w:hint="eastAsia"/>
          <w:position w:val="-10"/>
          <w:sz w:val="24"/>
        </w:rPr>
        <w:t>输入图像已经经过多次</w:t>
      </w:r>
      <w:r w:rsidR="00643D72">
        <w:rPr>
          <w:rFonts w:ascii="Times New Roman" w:eastAsia="宋体" w:hAnsi="Times New Roman" w:hint="eastAsia"/>
          <w:position w:val="-10"/>
          <w:sz w:val="24"/>
        </w:rPr>
        <w:t>VSS Block</w:t>
      </w:r>
      <w:r w:rsidR="00643D72">
        <w:rPr>
          <w:rFonts w:ascii="Times New Roman" w:eastAsia="宋体" w:hAnsi="Times New Roman" w:hint="eastAsia"/>
          <w:position w:val="-10"/>
          <w:sz w:val="24"/>
        </w:rPr>
        <w:t>提取特征</w:t>
      </w:r>
      <w:r w:rsidR="00643D72" w:rsidRPr="00643D72">
        <w:rPr>
          <w:rFonts w:ascii="Times New Roman" w:eastAsia="宋体" w:hAnsi="Times New Roman" w:hint="eastAsia"/>
          <w:position w:val="-10"/>
          <w:sz w:val="24"/>
        </w:rPr>
        <w:t>和</w:t>
      </w:r>
      <w:r w:rsidR="00643D72" w:rsidRPr="00AE1A93">
        <w:rPr>
          <w:rFonts w:ascii="Times New Roman" w:eastAsia="宋体" w:hAnsi="Times New Roman" w:hint="eastAsia"/>
          <w:position w:val="-10"/>
          <w:sz w:val="24"/>
        </w:rPr>
        <w:t>Patch Merging</w:t>
      </w:r>
      <w:r w:rsidR="00643D72" w:rsidRPr="00643D72">
        <w:rPr>
          <w:rFonts w:ascii="Times New Roman" w:eastAsia="宋体" w:hAnsi="Times New Roman" w:hint="eastAsia"/>
          <w:position w:val="-10"/>
          <w:sz w:val="24"/>
        </w:rPr>
        <w:t>操作，尺寸被大幅度减小</w:t>
      </w:r>
      <w:r w:rsidR="007A028B">
        <w:rPr>
          <w:rFonts w:ascii="Times New Roman" w:eastAsia="宋体" w:hAnsi="Times New Roman" w:hint="eastAsia"/>
          <w:position w:val="-10"/>
          <w:sz w:val="24"/>
        </w:rPr>
        <w:t>，此时</w:t>
      </w:r>
      <w:r w:rsidR="007A028B" w:rsidRPr="007A028B">
        <w:rPr>
          <w:rFonts w:ascii="Times New Roman" w:eastAsia="宋体" w:hAnsi="Times New Roman" w:hint="eastAsia"/>
          <w:position w:val="-10"/>
          <w:sz w:val="24"/>
        </w:rPr>
        <w:t>图像的空间信息较少，但语义信息最丰富</w:t>
      </w:r>
      <w:r w:rsidR="007A028B">
        <w:rPr>
          <w:rFonts w:ascii="Times New Roman" w:eastAsia="宋体" w:hAnsi="Times New Roman" w:hint="eastAsia"/>
          <w:position w:val="-10"/>
          <w:sz w:val="24"/>
        </w:rPr>
        <w:t>。</w:t>
      </w:r>
      <w:r w:rsidR="00643D72" w:rsidRPr="00643D72">
        <w:rPr>
          <w:rFonts w:ascii="Times New Roman" w:eastAsia="宋体" w:hAnsi="Times New Roman" w:hint="eastAsia"/>
          <w:position w:val="-10"/>
          <w:sz w:val="24"/>
        </w:rPr>
        <w:t>瓶颈块通过进一步的</w:t>
      </w:r>
      <w:r w:rsidR="00653C69">
        <w:rPr>
          <w:rFonts w:ascii="Times New Roman" w:eastAsia="宋体" w:hAnsi="Times New Roman" w:hint="eastAsia"/>
          <w:position w:val="-10"/>
          <w:sz w:val="24"/>
        </w:rPr>
        <w:t>VSS Block</w:t>
      </w:r>
      <w:r w:rsidR="00643D72" w:rsidRPr="00643D72">
        <w:rPr>
          <w:rFonts w:ascii="Times New Roman" w:eastAsia="宋体" w:hAnsi="Times New Roman" w:hint="eastAsia"/>
          <w:position w:val="-10"/>
          <w:sz w:val="24"/>
        </w:rPr>
        <w:t>提取图像的高级语义特征，帮助</w:t>
      </w:r>
      <w:r w:rsidR="00653C69">
        <w:rPr>
          <w:rFonts w:ascii="Times New Roman" w:eastAsia="宋体" w:hAnsi="Times New Roman" w:hint="eastAsia"/>
          <w:position w:val="-10"/>
          <w:sz w:val="24"/>
        </w:rPr>
        <w:t>模型</w:t>
      </w:r>
      <w:r w:rsidR="00643D72" w:rsidRPr="00643D72">
        <w:rPr>
          <w:rFonts w:ascii="Times New Roman" w:eastAsia="宋体" w:hAnsi="Times New Roman" w:hint="eastAsia"/>
          <w:position w:val="-10"/>
          <w:sz w:val="24"/>
        </w:rPr>
        <w:t>捕捉更抽象、更复杂的特征。</w:t>
      </w:r>
      <w:r w:rsidR="00CE7E78">
        <w:rPr>
          <w:rFonts w:ascii="Times New Roman" w:eastAsia="宋体" w:hAnsi="Times New Roman" w:hint="eastAsia"/>
          <w:position w:val="-10"/>
          <w:sz w:val="24"/>
        </w:rPr>
        <w:t>我们使用两个连续的</w:t>
      </w:r>
      <w:r w:rsidR="00CE7E78">
        <w:rPr>
          <w:rFonts w:ascii="Times New Roman" w:eastAsia="宋体" w:hAnsi="Times New Roman" w:hint="eastAsia"/>
          <w:position w:val="-10"/>
          <w:sz w:val="24"/>
        </w:rPr>
        <w:t>VSS Block</w:t>
      </w:r>
      <w:r w:rsidR="00CE7E78">
        <w:rPr>
          <w:rFonts w:ascii="Times New Roman" w:eastAsia="宋体" w:hAnsi="Times New Roman" w:hint="eastAsia"/>
          <w:position w:val="-10"/>
          <w:sz w:val="24"/>
        </w:rPr>
        <w:t>来构建</w:t>
      </w:r>
      <w:r w:rsidR="00662A41">
        <w:rPr>
          <w:rFonts w:ascii="Times New Roman" w:eastAsia="宋体" w:hAnsi="Times New Roman" w:hint="eastAsia"/>
          <w:position w:val="-10"/>
          <w:sz w:val="24"/>
        </w:rPr>
        <w:t>瓶颈，这两个阶段使用</w:t>
      </w:r>
      <w:r w:rsidR="00662A41">
        <w:rPr>
          <w:rFonts w:ascii="Times New Roman" w:eastAsia="宋体" w:hAnsi="Times New Roman" w:hint="eastAsia"/>
          <w:position w:val="-10"/>
          <w:sz w:val="24"/>
        </w:rPr>
        <w:t>[</w:t>
      </w:r>
      <w:r w:rsidR="00ED01DA">
        <w:rPr>
          <w:rFonts w:ascii="Times New Roman" w:eastAsia="宋体" w:hAnsi="Times New Roman" w:hint="eastAsia"/>
          <w:position w:val="-10"/>
          <w:sz w:val="24"/>
        </w:rPr>
        <w:t>2</w:t>
      </w:r>
      <w:r w:rsidR="00662A41">
        <w:rPr>
          <w:rFonts w:ascii="Times New Roman" w:eastAsia="宋体" w:hAnsi="Times New Roman" w:hint="eastAsia"/>
          <w:position w:val="-10"/>
          <w:sz w:val="24"/>
        </w:rPr>
        <w:t xml:space="preserve">, </w:t>
      </w:r>
      <w:r w:rsidR="00ED01DA">
        <w:rPr>
          <w:rFonts w:ascii="Times New Roman" w:eastAsia="宋体" w:hAnsi="Times New Roman" w:hint="eastAsia"/>
          <w:position w:val="-10"/>
          <w:sz w:val="24"/>
        </w:rPr>
        <w:t>2</w:t>
      </w:r>
      <w:r w:rsidR="00662A41">
        <w:rPr>
          <w:rFonts w:ascii="Times New Roman" w:eastAsia="宋体" w:hAnsi="Times New Roman" w:hint="eastAsia"/>
          <w:position w:val="-10"/>
          <w:sz w:val="24"/>
        </w:rPr>
        <w:t>]</w:t>
      </w:r>
      <w:r w:rsidR="00662A41">
        <w:rPr>
          <w:rFonts w:ascii="Times New Roman" w:eastAsia="宋体" w:hAnsi="Times New Roman" w:hint="eastAsia"/>
          <w:position w:val="-10"/>
          <w:sz w:val="24"/>
        </w:rPr>
        <w:t>个</w:t>
      </w:r>
      <w:r w:rsidR="00662A41">
        <w:rPr>
          <w:rFonts w:ascii="Times New Roman" w:eastAsia="宋体" w:hAnsi="Times New Roman" w:hint="eastAsia"/>
          <w:position w:val="-10"/>
          <w:sz w:val="24"/>
        </w:rPr>
        <w:t>VSS</w:t>
      </w:r>
      <w:r w:rsidR="00662A41">
        <w:rPr>
          <w:rFonts w:ascii="Times New Roman" w:eastAsia="宋体" w:hAnsi="Times New Roman" w:hint="eastAsia"/>
          <w:position w:val="-10"/>
          <w:sz w:val="24"/>
        </w:rPr>
        <w:t>块。</w:t>
      </w:r>
    </w:p>
    <w:p w14:paraId="1AC2DDD7" w14:textId="3E94BD58" w:rsidR="00CC76ED" w:rsidRDefault="007A028B" w:rsidP="00C67B38">
      <w:pPr>
        <w:spacing w:line="360" w:lineRule="auto"/>
        <w:ind w:firstLineChars="200" w:firstLine="480"/>
        <w:jc w:val="left"/>
        <w:textAlignment w:val="center"/>
        <w:rPr>
          <w:rFonts w:ascii="Times New Roman" w:eastAsia="宋体" w:hAnsi="Times New Roman"/>
          <w:position w:val="-10"/>
          <w:sz w:val="24"/>
        </w:rPr>
      </w:pPr>
      <w:r>
        <w:rPr>
          <w:rFonts w:ascii="Times New Roman" w:eastAsia="宋体" w:hAnsi="Times New Roman" w:hint="eastAsia"/>
          <w:position w:val="-10"/>
          <w:sz w:val="24"/>
        </w:rPr>
        <w:t>在</w:t>
      </w:r>
      <w:r w:rsidR="00AE1A93" w:rsidRPr="00AE1A93">
        <w:rPr>
          <w:rFonts w:ascii="Times New Roman" w:eastAsia="宋体" w:hAnsi="Times New Roman" w:hint="eastAsia"/>
          <w:position w:val="-10"/>
          <w:sz w:val="24"/>
        </w:rPr>
        <w:t>解码器</w:t>
      </w:r>
      <w:r>
        <w:rPr>
          <w:rFonts w:ascii="Times New Roman" w:eastAsia="宋体" w:hAnsi="Times New Roman" w:hint="eastAsia"/>
          <w:position w:val="-10"/>
          <w:sz w:val="24"/>
        </w:rPr>
        <w:t>中，</w:t>
      </w:r>
      <w:r w:rsidR="00AE1A93" w:rsidRPr="00AE1A93">
        <w:rPr>
          <w:rFonts w:ascii="Times New Roman" w:eastAsia="宋体" w:hAnsi="Times New Roman" w:hint="eastAsia"/>
          <w:position w:val="-10"/>
          <w:sz w:val="24"/>
        </w:rPr>
        <w:t>通过</w:t>
      </w:r>
      <w:r w:rsidR="00AE1A93" w:rsidRPr="00AE1A93">
        <w:rPr>
          <w:rFonts w:ascii="Times New Roman" w:eastAsia="宋体" w:hAnsi="Times New Roman" w:hint="eastAsia"/>
          <w:position w:val="-10"/>
          <w:sz w:val="24"/>
        </w:rPr>
        <w:t>VSS Block</w:t>
      </w:r>
      <w:r w:rsidR="00AE1A93" w:rsidRPr="00AE1A93">
        <w:rPr>
          <w:rFonts w:ascii="Times New Roman" w:eastAsia="宋体" w:hAnsi="Times New Roman" w:hint="eastAsia"/>
          <w:position w:val="-10"/>
          <w:sz w:val="24"/>
        </w:rPr>
        <w:t>和</w:t>
      </w:r>
      <w:r w:rsidR="00AE1A93" w:rsidRPr="00AE1A93">
        <w:rPr>
          <w:rFonts w:ascii="Times New Roman" w:eastAsia="宋体" w:hAnsi="Times New Roman" w:hint="eastAsia"/>
          <w:position w:val="-10"/>
          <w:sz w:val="24"/>
        </w:rPr>
        <w:t>Patch Expanding</w:t>
      </w:r>
      <w:r w:rsidR="00AE1A93" w:rsidRPr="00AE1A93">
        <w:rPr>
          <w:rFonts w:ascii="Times New Roman" w:eastAsia="宋体" w:hAnsi="Times New Roman" w:hint="eastAsia"/>
          <w:position w:val="-10"/>
          <w:sz w:val="24"/>
        </w:rPr>
        <w:t>层逐步恢复特征图</w:t>
      </w:r>
      <w:r w:rsidR="00AE1A93">
        <w:rPr>
          <w:rFonts w:ascii="Times New Roman" w:eastAsia="宋体" w:hAnsi="Times New Roman" w:hint="eastAsia"/>
          <w:position w:val="-10"/>
          <w:sz w:val="24"/>
        </w:rPr>
        <w:t>，并同样</w:t>
      </w:r>
      <w:r>
        <w:rPr>
          <w:rFonts w:ascii="Times New Roman" w:eastAsia="宋体" w:hAnsi="Times New Roman" w:hint="eastAsia"/>
          <w:position w:val="-10"/>
          <w:sz w:val="24"/>
        </w:rPr>
        <w:t>重复三次</w:t>
      </w:r>
      <w:r w:rsidR="00C67B38" w:rsidRPr="00C67B38">
        <w:rPr>
          <w:rFonts w:ascii="Times New Roman" w:eastAsia="宋体" w:hAnsi="Times New Roman" w:hint="eastAsia"/>
          <w:position w:val="-10"/>
          <w:sz w:val="24"/>
        </w:rPr>
        <w:t>。</w:t>
      </w:r>
      <w:r>
        <w:rPr>
          <w:rFonts w:ascii="Times New Roman" w:eastAsia="宋体" w:hAnsi="Times New Roman" w:hint="eastAsia"/>
          <w:position w:val="-10"/>
          <w:sz w:val="24"/>
        </w:rPr>
        <w:t>解码器</w:t>
      </w:r>
      <w:r w:rsidR="00C67B38" w:rsidRPr="00C67B38">
        <w:rPr>
          <w:rFonts w:ascii="Times New Roman" w:eastAsia="宋体" w:hAnsi="Times New Roman" w:hint="eastAsia"/>
          <w:position w:val="-10"/>
          <w:sz w:val="24"/>
        </w:rPr>
        <w:t>使用</w:t>
      </w:r>
      <w:r w:rsidR="00AE1A93">
        <w:rPr>
          <w:rFonts w:ascii="Times New Roman" w:eastAsia="宋体" w:hAnsi="Times New Roman" w:hint="eastAsia"/>
          <w:position w:val="-10"/>
          <w:sz w:val="24"/>
        </w:rPr>
        <w:t>P</w:t>
      </w:r>
      <w:r w:rsidR="00AE1A93" w:rsidRPr="00AE1A93">
        <w:rPr>
          <w:rFonts w:ascii="Times New Roman" w:eastAsia="宋体" w:hAnsi="Times New Roman" w:hint="eastAsia"/>
          <w:position w:val="-10"/>
          <w:sz w:val="24"/>
        </w:rPr>
        <w:t>atch Expanding</w:t>
      </w:r>
      <w:r w:rsidR="00C67B38" w:rsidRPr="00C67B38">
        <w:rPr>
          <w:rFonts w:ascii="Times New Roman" w:eastAsia="宋体" w:hAnsi="Times New Roman" w:hint="eastAsia"/>
          <w:position w:val="-10"/>
          <w:sz w:val="24"/>
        </w:rPr>
        <w:t>来减少特征通道的数量并增加高度和宽度</w:t>
      </w:r>
      <w:r w:rsidR="00AA1055">
        <w:rPr>
          <w:rFonts w:ascii="Times New Roman" w:eastAsia="宋体" w:hAnsi="Times New Roman" w:hint="eastAsia"/>
          <w:position w:val="-10"/>
          <w:sz w:val="24"/>
        </w:rPr>
        <w:t>，</w:t>
      </w:r>
      <w:r w:rsidR="00AA1055" w:rsidRPr="00AA1055">
        <w:rPr>
          <w:rFonts w:ascii="Times New Roman" w:eastAsia="宋体" w:hAnsi="Times New Roman" w:hint="eastAsia"/>
          <w:position w:val="-10"/>
          <w:sz w:val="24"/>
        </w:rPr>
        <w:t>使得特征图逐步接近原始图像的分辨率</w:t>
      </w:r>
      <w:r w:rsidR="00C67B38" w:rsidRPr="00C67B38">
        <w:rPr>
          <w:rFonts w:ascii="Times New Roman" w:eastAsia="宋体" w:hAnsi="Times New Roman" w:hint="eastAsia"/>
          <w:position w:val="-10"/>
          <w:sz w:val="24"/>
        </w:rPr>
        <w:t>。在</w:t>
      </w:r>
      <w:r>
        <w:rPr>
          <w:rFonts w:ascii="Times New Roman" w:eastAsia="宋体" w:hAnsi="Times New Roman" w:hint="eastAsia"/>
          <w:position w:val="-10"/>
          <w:sz w:val="24"/>
        </w:rPr>
        <w:t>这三</w:t>
      </w:r>
      <w:r w:rsidR="00C67B38" w:rsidRPr="00C67B38">
        <w:rPr>
          <w:rFonts w:ascii="Times New Roman" w:eastAsia="宋体" w:hAnsi="Times New Roman" w:hint="eastAsia"/>
          <w:position w:val="-10"/>
          <w:sz w:val="24"/>
        </w:rPr>
        <w:t>个阶段中，我们使用</w:t>
      </w:r>
      <w:r w:rsidR="00C67B38" w:rsidRPr="00C67B38">
        <w:rPr>
          <w:rFonts w:ascii="Times New Roman" w:eastAsia="宋体" w:hAnsi="Times New Roman"/>
          <w:position w:val="-10"/>
          <w:sz w:val="24"/>
        </w:rPr>
        <w:t>[</w:t>
      </w:r>
      <w:r w:rsidR="00ED01DA">
        <w:rPr>
          <w:rFonts w:ascii="Times New Roman" w:eastAsia="宋体" w:hAnsi="Times New Roman" w:hint="eastAsia"/>
          <w:position w:val="-10"/>
          <w:sz w:val="24"/>
        </w:rPr>
        <w:t>2</w:t>
      </w:r>
      <w:r w:rsidR="00C67B38" w:rsidRPr="00C67B38">
        <w:rPr>
          <w:rFonts w:ascii="Times New Roman" w:eastAsia="宋体" w:hAnsi="Times New Roman"/>
          <w:position w:val="-10"/>
          <w:sz w:val="24"/>
        </w:rPr>
        <w:t>，</w:t>
      </w:r>
      <w:r w:rsidR="00ED01DA">
        <w:rPr>
          <w:rFonts w:ascii="Times New Roman" w:eastAsia="宋体" w:hAnsi="Times New Roman" w:hint="eastAsia"/>
          <w:position w:val="-10"/>
          <w:sz w:val="24"/>
        </w:rPr>
        <w:t>2</w:t>
      </w:r>
      <w:r w:rsidR="00C67B38" w:rsidRPr="00C67B38">
        <w:rPr>
          <w:rFonts w:ascii="Times New Roman" w:eastAsia="宋体" w:hAnsi="Times New Roman"/>
          <w:position w:val="-10"/>
          <w:sz w:val="24"/>
        </w:rPr>
        <w:t>，</w:t>
      </w:r>
      <w:r w:rsidR="00ED01DA">
        <w:rPr>
          <w:rFonts w:ascii="Times New Roman" w:eastAsia="宋体" w:hAnsi="Times New Roman" w:hint="eastAsia"/>
          <w:position w:val="-10"/>
          <w:sz w:val="24"/>
        </w:rPr>
        <w:t>1</w:t>
      </w:r>
      <w:r w:rsidR="00C67B38" w:rsidRPr="00C67B38">
        <w:rPr>
          <w:rFonts w:ascii="Times New Roman" w:eastAsia="宋体" w:hAnsi="Times New Roman"/>
          <w:position w:val="-10"/>
          <w:sz w:val="24"/>
        </w:rPr>
        <w:t>]</w:t>
      </w:r>
      <w:r w:rsidR="00C065E4">
        <w:rPr>
          <w:rFonts w:ascii="Times New Roman" w:eastAsia="宋体" w:hAnsi="Times New Roman" w:hint="eastAsia"/>
          <w:position w:val="-10"/>
          <w:sz w:val="24"/>
        </w:rPr>
        <w:t>个</w:t>
      </w:r>
      <w:r w:rsidR="00C67B38" w:rsidRPr="00C67B38">
        <w:rPr>
          <w:rFonts w:ascii="Times New Roman" w:eastAsia="宋体" w:hAnsi="Times New Roman"/>
          <w:position w:val="-10"/>
          <w:sz w:val="24"/>
        </w:rPr>
        <w:t>VSS</w:t>
      </w:r>
      <w:r w:rsidR="00C67B38" w:rsidRPr="00C67B38">
        <w:rPr>
          <w:rFonts w:ascii="Times New Roman" w:eastAsia="宋体" w:hAnsi="Times New Roman"/>
          <w:position w:val="-10"/>
          <w:sz w:val="24"/>
        </w:rPr>
        <w:t>块。</w:t>
      </w:r>
    </w:p>
    <w:p w14:paraId="2E619DA3" w14:textId="38F3E444" w:rsidR="00C065E4" w:rsidRDefault="00C67B38" w:rsidP="00CD7999">
      <w:pPr>
        <w:spacing w:line="360" w:lineRule="auto"/>
        <w:ind w:firstLineChars="200" w:firstLine="480"/>
        <w:jc w:val="left"/>
        <w:textAlignment w:val="center"/>
        <w:rPr>
          <w:rFonts w:ascii="Times New Roman" w:eastAsia="宋体" w:hAnsi="Times New Roman"/>
          <w:position w:val="-10"/>
          <w:sz w:val="24"/>
        </w:rPr>
      </w:pPr>
      <w:r w:rsidRPr="00C67B38">
        <w:rPr>
          <w:rFonts w:ascii="Times New Roman" w:eastAsia="宋体" w:hAnsi="Times New Roman"/>
          <w:position w:val="-10"/>
          <w:sz w:val="24"/>
        </w:rPr>
        <w:t>在解码器之后，使用</w:t>
      </w:r>
      <w:r w:rsidR="00AA1055">
        <w:rPr>
          <w:rFonts w:ascii="Times New Roman" w:eastAsia="宋体" w:hAnsi="Times New Roman" w:hint="eastAsia"/>
          <w:position w:val="-10"/>
          <w:sz w:val="24"/>
        </w:rPr>
        <w:t>Linear Projection</w:t>
      </w:r>
      <w:r w:rsidRPr="00C67B38">
        <w:rPr>
          <w:rFonts w:ascii="Times New Roman" w:eastAsia="宋体" w:hAnsi="Times New Roman"/>
          <w:position w:val="-10"/>
          <w:sz w:val="24"/>
        </w:rPr>
        <w:t>层</w:t>
      </w:r>
      <w:r w:rsidR="008C6BA6">
        <w:rPr>
          <w:rFonts w:ascii="Times New Roman" w:eastAsia="宋体" w:hAnsi="Times New Roman" w:hint="eastAsia"/>
          <w:position w:val="-10"/>
          <w:sz w:val="24"/>
        </w:rPr>
        <w:t>对最后一层特征图</w:t>
      </w:r>
      <w:r w:rsidR="008C6BA6">
        <w:rPr>
          <w:rFonts w:ascii="Times New Roman" w:eastAsia="宋体" w:hAnsi="Times New Roman" w:hint="eastAsia"/>
          <w:position w:val="-10"/>
          <w:sz w:val="24"/>
        </w:rPr>
        <w:t>D1</w:t>
      </w:r>
      <w:r w:rsidR="008C6BA6">
        <w:rPr>
          <w:rFonts w:ascii="Times New Roman" w:eastAsia="宋体" w:hAnsi="Times New Roman" w:hint="eastAsia"/>
          <w:position w:val="-10"/>
          <w:sz w:val="24"/>
        </w:rPr>
        <w:t>进行</w:t>
      </w:r>
      <w:r w:rsidR="008C6BA6">
        <w:rPr>
          <w:rFonts w:ascii="Times New Roman" w:eastAsia="宋体" w:hAnsi="Times New Roman" w:hint="eastAsia"/>
          <w:position w:val="-10"/>
          <w:sz w:val="24"/>
        </w:rPr>
        <w:t>4</w:t>
      </w:r>
      <w:r w:rsidR="008C6BA6">
        <w:rPr>
          <w:rFonts w:ascii="Times New Roman" w:eastAsia="宋体" w:hAnsi="Times New Roman" w:hint="eastAsia"/>
          <w:position w:val="-10"/>
          <w:sz w:val="24"/>
        </w:rPr>
        <w:t>倍上采样，使其</w:t>
      </w:r>
      <w:r w:rsidRPr="00C67B38">
        <w:rPr>
          <w:rFonts w:ascii="Times New Roman" w:eastAsia="宋体" w:hAnsi="Times New Roman"/>
          <w:position w:val="-10"/>
          <w:sz w:val="24"/>
        </w:rPr>
        <w:t>恢复特征的大</w:t>
      </w:r>
      <w:commentRangeStart w:id="77"/>
      <w:r w:rsidRPr="00C67B38">
        <w:rPr>
          <w:rFonts w:ascii="Times New Roman" w:eastAsia="宋体" w:hAnsi="Times New Roman"/>
          <w:position w:val="-10"/>
          <w:sz w:val="24"/>
        </w:rPr>
        <w:t>小以匹配分割目标。</w:t>
      </w:r>
      <w:commentRangeEnd w:id="77"/>
      <w:r w:rsidR="002948A9">
        <w:rPr>
          <w:rStyle w:val="af3"/>
        </w:rPr>
        <w:commentReference w:id="77"/>
      </w:r>
    </w:p>
    <w:p w14:paraId="13088493" w14:textId="486072F6" w:rsidR="00D97E53" w:rsidRPr="00AA1055" w:rsidRDefault="00DB5543" w:rsidP="00C67B38">
      <w:pPr>
        <w:spacing w:line="360" w:lineRule="auto"/>
        <w:ind w:firstLineChars="200" w:firstLine="420"/>
        <w:jc w:val="left"/>
        <w:textAlignment w:val="center"/>
        <w:rPr>
          <w:rFonts w:ascii="Times New Roman" w:eastAsia="宋体" w:hAnsi="Times New Roman"/>
          <w:position w:val="-10"/>
          <w:sz w:val="24"/>
        </w:rPr>
      </w:pPr>
      <w:r>
        <w:rPr>
          <w:rFonts w:hint="eastAsia"/>
          <w:noProof/>
        </w:rPr>
        <w:lastRenderedPageBreak/>
        <w:drawing>
          <wp:inline distT="0" distB="0" distL="0" distR="0" wp14:anchorId="2C7BE0AD" wp14:editId="2CF23E14">
            <wp:extent cx="5010912" cy="5571970"/>
            <wp:effectExtent l="0" t="0" r="0" b="0"/>
            <wp:docPr id="4626726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12266" cy="5573476"/>
                    </a:xfrm>
                    <a:prstGeom prst="rect">
                      <a:avLst/>
                    </a:prstGeom>
                    <a:noFill/>
                    <a:ln>
                      <a:noFill/>
                    </a:ln>
                  </pic:spPr>
                </pic:pic>
              </a:graphicData>
            </a:graphic>
          </wp:inline>
        </w:drawing>
      </w:r>
    </w:p>
    <w:p w14:paraId="2BF55FC4" w14:textId="2054BADA" w:rsidR="00D97E53" w:rsidRPr="00D97E53" w:rsidRDefault="00D97E53" w:rsidP="00D97E53">
      <w:pPr>
        <w:spacing w:line="360" w:lineRule="auto"/>
        <w:jc w:val="center"/>
        <w:rPr>
          <w:rFonts w:ascii="Times New Roman" w:eastAsia="宋体" w:hAnsi="Times New Roman"/>
          <w:position w:val="-10"/>
          <w:szCs w:val="20"/>
        </w:rPr>
      </w:pPr>
      <w:r w:rsidRPr="00C065E4">
        <w:rPr>
          <w:rFonts w:ascii="Times New Roman" w:eastAsia="宋体" w:hAnsi="Times New Roman" w:hint="eastAsia"/>
          <w:position w:val="-10"/>
          <w:szCs w:val="20"/>
        </w:rPr>
        <w:t>图</w:t>
      </w:r>
      <w:r w:rsidR="007C0596">
        <w:rPr>
          <w:rFonts w:ascii="Times New Roman" w:eastAsia="宋体" w:hAnsi="Times New Roman" w:hint="eastAsia"/>
          <w:position w:val="-10"/>
          <w:szCs w:val="20"/>
        </w:rPr>
        <w:t>3</w:t>
      </w:r>
      <w:r w:rsidR="00EF00A1">
        <w:rPr>
          <w:rFonts w:ascii="Times New Roman" w:eastAsia="宋体" w:hAnsi="Times New Roman" w:hint="eastAsia"/>
          <w:position w:val="-10"/>
          <w:szCs w:val="20"/>
        </w:rPr>
        <w:t>.4</w:t>
      </w:r>
      <w:r w:rsidRPr="00C065E4">
        <w:rPr>
          <w:rFonts w:ascii="Times New Roman" w:eastAsia="宋体" w:hAnsi="Times New Roman" w:hint="eastAsia"/>
          <w:position w:val="-10"/>
          <w:szCs w:val="20"/>
        </w:rPr>
        <w:t xml:space="preserve">. </w:t>
      </w:r>
      <w:r w:rsidR="00DE0019" w:rsidRPr="00723126">
        <w:rPr>
          <w:rFonts w:ascii="Times New Roman" w:eastAsia="宋体" w:hAnsi="Times New Roman" w:hint="eastAsia"/>
          <w:position w:val="-10"/>
          <w:szCs w:val="20"/>
        </w:rPr>
        <w:t>（</w:t>
      </w:r>
      <w:r w:rsidR="00DE0019" w:rsidRPr="00723126">
        <w:rPr>
          <w:rFonts w:ascii="Times New Roman" w:eastAsia="宋体" w:hAnsi="Times New Roman" w:hint="eastAsia"/>
          <w:position w:val="-10"/>
          <w:szCs w:val="20"/>
        </w:rPr>
        <w:t>a</w:t>
      </w:r>
      <w:r w:rsidR="00DE0019" w:rsidRPr="00723126">
        <w:rPr>
          <w:rFonts w:ascii="Times New Roman" w:eastAsia="宋体" w:hAnsi="Times New Roman" w:hint="eastAsia"/>
          <w:position w:val="-10"/>
          <w:szCs w:val="20"/>
        </w:rPr>
        <w:t>）</w:t>
      </w:r>
      <w:r w:rsidR="005E0D96">
        <w:rPr>
          <w:rFonts w:ascii="Times New Roman" w:eastAsia="宋体" w:hAnsi="Times New Roman" w:hint="eastAsia"/>
          <w:position w:val="-10"/>
          <w:szCs w:val="20"/>
        </w:rPr>
        <w:t>Visual State Space</w:t>
      </w:r>
      <w:r w:rsidR="005E0D96">
        <w:rPr>
          <w:rFonts w:ascii="Times New Roman" w:eastAsia="宋体" w:hAnsi="Times New Roman" w:hint="eastAsia"/>
          <w:position w:val="-10"/>
          <w:szCs w:val="20"/>
        </w:rPr>
        <w:t>（</w:t>
      </w:r>
      <w:r w:rsidR="005E0D96">
        <w:rPr>
          <w:rFonts w:ascii="Times New Roman" w:eastAsia="宋体" w:hAnsi="Times New Roman" w:hint="eastAsia"/>
          <w:position w:val="-10"/>
          <w:szCs w:val="20"/>
        </w:rPr>
        <w:t>VSS</w:t>
      </w:r>
      <w:r w:rsidR="005E0D96">
        <w:rPr>
          <w:rFonts w:ascii="Times New Roman" w:eastAsia="宋体" w:hAnsi="Times New Roman" w:hint="eastAsia"/>
          <w:position w:val="-10"/>
          <w:szCs w:val="20"/>
        </w:rPr>
        <w:t>）</w:t>
      </w:r>
      <w:r w:rsidR="00D53A8B" w:rsidRPr="00723126">
        <w:rPr>
          <w:rFonts w:ascii="Times New Roman" w:eastAsia="宋体" w:hAnsi="Times New Roman" w:hint="eastAsia"/>
          <w:position w:val="-10"/>
          <w:szCs w:val="20"/>
        </w:rPr>
        <w:t>Block</w:t>
      </w:r>
      <w:r w:rsidR="00DE0019" w:rsidRPr="00723126">
        <w:rPr>
          <w:rFonts w:ascii="Times New Roman" w:eastAsia="宋体" w:hAnsi="Times New Roman" w:hint="eastAsia"/>
          <w:position w:val="-10"/>
          <w:szCs w:val="20"/>
        </w:rPr>
        <w:t>（</w:t>
      </w:r>
      <w:r w:rsidR="00DE0019" w:rsidRPr="00723126">
        <w:rPr>
          <w:rFonts w:ascii="Times New Roman" w:eastAsia="宋体" w:hAnsi="Times New Roman" w:hint="eastAsia"/>
          <w:position w:val="-10"/>
          <w:szCs w:val="20"/>
        </w:rPr>
        <w:t>b</w:t>
      </w:r>
      <w:r w:rsidR="00DE0019" w:rsidRPr="00723126">
        <w:rPr>
          <w:rFonts w:ascii="Times New Roman" w:eastAsia="宋体" w:hAnsi="Times New Roman" w:hint="eastAsia"/>
          <w:position w:val="-10"/>
          <w:szCs w:val="20"/>
        </w:rPr>
        <w:t>）</w:t>
      </w:r>
      <w:r w:rsidR="002F3D3D" w:rsidRPr="00723126">
        <w:rPr>
          <w:rFonts w:ascii="Times New Roman" w:eastAsia="宋体" w:hAnsi="Times New Roman" w:hint="eastAsia"/>
          <w:position w:val="-10"/>
          <w:szCs w:val="20"/>
        </w:rPr>
        <w:t>SS2D</w:t>
      </w:r>
      <w:r w:rsidR="00DE0019" w:rsidRPr="00723126">
        <w:rPr>
          <w:rFonts w:ascii="Times New Roman" w:eastAsia="宋体" w:hAnsi="Times New Roman" w:hint="eastAsia"/>
          <w:position w:val="-10"/>
          <w:szCs w:val="20"/>
        </w:rPr>
        <w:t>模块</w:t>
      </w:r>
      <w:r w:rsidR="002F3D3D" w:rsidRPr="00723126">
        <w:rPr>
          <w:rFonts w:ascii="Times New Roman" w:eastAsia="宋体" w:hAnsi="Times New Roman" w:hint="eastAsia"/>
          <w:position w:val="-10"/>
          <w:szCs w:val="20"/>
        </w:rPr>
        <w:t xml:space="preserve"> </w:t>
      </w:r>
      <w:r w:rsidR="00D53A8B" w:rsidRPr="00723126">
        <w:rPr>
          <w:rFonts w:ascii="Times New Roman" w:eastAsia="宋体" w:hAnsi="Times New Roman" w:hint="eastAsia"/>
          <w:position w:val="-10"/>
          <w:szCs w:val="20"/>
        </w:rPr>
        <w:t>(c) S6 Block</w:t>
      </w:r>
    </w:p>
    <w:p w14:paraId="17DAEB59" w14:textId="16F5463E" w:rsidR="00EA669F" w:rsidRDefault="00C065E4" w:rsidP="00C67B38">
      <w:pPr>
        <w:spacing w:line="360" w:lineRule="auto"/>
        <w:ind w:firstLineChars="200" w:firstLine="480"/>
        <w:jc w:val="left"/>
        <w:textAlignment w:val="center"/>
        <w:rPr>
          <w:rFonts w:ascii="Times New Roman" w:eastAsia="宋体" w:hAnsi="Times New Roman"/>
          <w:position w:val="-10"/>
          <w:sz w:val="24"/>
        </w:rPr>
      </w:pPr>
      <w:r>
        <w:rPr>
          <w:rFonts w:ascii="Times New Roman" w:eastAsia="宋体" w:hAnsi="Times New Roman" w:hint="eastAsia"/>
          <w:position w:val="-10"/>
          <w:sz w:val="24"/>
        </w:rPr>
        <w:t>源自</w:t>
      </w:r>
      <w:r w:rsidRPr="00C065E4">
        <w:rPr>
          <w:rFonts w:ascii="Times New Roman" w:eastAsia="宋体" w:hAnsi="Times New Roman"/>
          <w:position w:val="-10"/>
          <w:sz w:val="24"/>
        </w:rPr>
        <w:t>Vmamba</w:t>
      </w:r>
      <w:r w:rsidRPr="00C065E4">
        <w:rPr>
          <w:rFonts w:ascii="Times New Roman" w:eastAsia="宋体" w:hAnsi="Times New Roman" w:hint="eastAsia"/>
          <w:position w:val="-10"/>
          <w:sz w:val="24"/>
          <w:vertAlign w:val="superscript"/>
        </w:rPr>
        <w:t>[17]</w:t>
      </w:r>
      <w:r w:rsidRPr="00C065E4">
        <w:rPr>
          <w:rFonts w:ascii="Times New Roman" w:eastAsia="宋体" w:hAnsi="Times New Roman"/>
          <w:position w:val="-10"/>
          <w:sz w:val="24"/>
        </w:rPr>
        <w:t xml:space="preserve"> </w:t>
      </w:r>
      <w:r>
        <w:rPr>
          <w:rFonts w:ascii="Times New Roman" w:eastAsia="宋体" w:hAnsi="Times New Roman" w:hint="eastAsia"/>
          <w:position w:val="-10"/>
          <w:sz w:val="24"/>
        </w:rPr>
        <w:t>的</w:t>
      </w:r>
      <w:r w:rsidR="002725B4" w:rsidRPr="002725B4">
        <w:rPr>
          <w:rFonts w:ascii="Times New Roman" w:eastAsia="宋体" w:hAnsi="Times New Roman" w:hint="eastAsia"/>
          <w:position w:val="-10"/>
          <w:sz w:val="24"/>
        </w:rPr>
        <w:t>VSS</w:t>
      </w:r>
      <w:r w:rsidRPr="00C065E4">
        <w:rPr>
          <w:rFonts w:ascii="Times New Roman" w:eastAsia="宋体" w:hAnsi="Times New Roman"/>
          <w:position w:val="-10"/>
          <w:sz w:val="24"/>
        </w:rPr>
        <w:t>块是</w:t>
      </w:r>
      <w:r w:rsidR="00C60FF8">
        <w:rPr>
          <w:rFonts w:ascii="Times New Roman" w:eastAsia="宋体" w:hAnsi="Times New Roman" w:hint="eastAsia"/>
          <w:position w:val="-10"/>
          <w:sz w:val="24"/>
        </w:rPr>
        <w:t>VMD</w:t>
      </w:r>
      <w:r w:rsidR="00F972E1">
        <w:rPr>
          <w:rFonts w:ascii="Times New Roman" w:eastAsia="宋体" w:hAnsi="Times New Roman" w:hint="eastAsia"/>
          <w:position w:val="-10"/>
          <w:sz w:val="24"/>
        </w:rPr>
        <w:t>Un</w:t>
      </w:r>
      <w:r w:rsidR="00F972E1" w:rsidRPr="00C67B38">
        <w:rPr>
          <w:rFonts w:ascii="Times New Roman" w:eastAsia="宋体" w:hAnsi="Times New Roman"/>
          <w:position w:val="-10"/>
          <w:sz w:val="24"/>
        </w:rPr>
        <w:t>et</w:t>
      </w:r>
      <w:r w:rsidRPr="00C065E4">
        <w:rPr>
          <w:rFonts w:ascii="Times New Roman" w:eastAsia="宋体" w:hAnsi="Times New Roman"/>
          <w:position w:val="-10"/>
          <w:sz w:val="24"/>
        </w:rPr>
        <w:t>的核心模块，如图</w:t>
      </w:r>
      <w:r w:rsidR="007C0596">
        <w:rPr>
          <w:rFonts w:ascii="Times New Roman" w:eastAsia="宋体" w:hAnsi="Times New Roman" w:hint="eastAsia"/>
          <w:position w:val="-10"/>
          <w:sz w:val="24"/>
        </w:rPr>
        <w:t>3</w:t>
      </w:r>
      <w:r w:rsidR="00EF00A1">
        <w:rPr>
          <w:rFonts w:ascii="Times New Roman" w:eastAsia="宋体" w:hAnsi="Times New Roman" w:hint="eastAsia"/>
          <w:position w:val="-10"/>
          <w:sz w:val="24"/>
        </w:rPr>
        <w:t>.4</w:t>
      </w:r>
      <w:r w:rsidR="004B5E85">
        <w:rPr>
          <w:rFonts w:ascii="Times New Roman" w:eastAsia="宋体" w:hAnsi="Times New Roman" w:hint="eastAsia"/>
          <w:position w:val="-10"/>
          <w:sz w:val="24"/>
        </w:rPr>
        <w:t>（</w:t>
      </w:r>
      <w:r w:rsidR="004B5E85">
        <w:rPr>
          <w:rFonts w:ascii="Times New Roman" w:eastAsia="宋体" w:hAnsi="Times New Roman" w:hint="eastAsia"/>
          <w:position w:val="-10"/>
          <w:sz w:val="24"/>
        </w:rPr>
        <w:t>a</w:t>
      </w:r>
      <w:r w:rsidR="004B5E85">
        <w:rPr>
          <w:rFonts w:ascii="Times New Roman" w:eastAsia="宋体" w:hAnsi="Times New Roman" w:hint="eastAsia"/>
          <w:position w:val="-10"/>
          <w:sz w:val="24"/>
        </w:rPr>
        <w:t>）</w:t>
      </w:r>
      <w:r w:rsidRPr="00C065E4">
        <w:rPr>
          <w:rFonts w:ascii="Times New Roman" w:eastAsia="宋体" w:hAnsi="Times New Roman"/>
          <w:position w:val="-10"/>
          <w:sz w:val="24"/>
        </w:rPr>
        <w:t>所示。</w:t>
      </w:r>
      <w:r w:rsidR="004B5E85" w:rsidRPr="004B5E85">
        <w:rPr>
          <w:rFonts w:ascii="Times New Roman" w:eastAsia="宋体" w:hAnsi="Times New Roman"/>
          <w:position w:val="-10"/>
          <w:sz w:val="24"/>
        </w:rPr>
        <w:t>输入首先经过层归一化模块</w:t>
      </w:r>
      <w:r w:rsidR="004B5E85">
        <w:rPr>
          <w:rFonts w:ascii="Times New Roman" w:eastAsia="宋体" w:hAnsi="Times New Roman" w:hint="eastAsia"/>
          <w:position w:val="-10"/>
          <w:sz w:val="24"/>
        </w:rPr>
        <w:t>后</w:t>
      </w:r>
      <w:r w:rsidR="004B5E85" w:rsidRPr="004B5E85">
        <w:rPr>
          <w:rFonts w:ascii="Times New Roman" w:eastAsia="宋体" w:hAnsi="Times New Roman"/>
          <w:position w:val="-10"/>
          <w:sz w:val="24"/>
        </w:rPr>
        <w:t>分成两条路径。</w:t>
      </w:r>
      <w:r w:rsidRPr="00C065E4">
        <w:rPr>
          <w:rFonts w:ascii="Times New Roman" w:eastAsia="宋体" w:hAnsi="Times New Roman"/>
          <w:position w:val="-10"/>
          <w:sz w:val="24"/>
        </w:rPr>
        <w:t>在第一个分支中，输入通过线性层，然后</w:t>
      </w:r>
      <w:r w:rsidR="004B5E85">
        <w:rPr>
          <w:rFonts w:ascii="Times New Roman" w:eastAsia="宋体" w:hAnsi="Times New Roman" w:hint="eastAsia"/>
          <w:position w:val="-10"/>
          <w:sz w:val="24"/>
        </w:rPr>
        <w:t>经过</w:t>
      </w:r>
      <w:r w:rsidR="004B5E85">
        <w:rPr>
          <w:rFonts w:ascii="Times New Roman" w:eastAsia="宋体" w:hAnsi="Times New Roman" w:hint="eastAsia"/>
          <w:position w:val="-10"/>
          <w:sz w:val="24"/>
        </w:rPr>
        <w:t>SiLU</w:t>
      </w:r>
      <w:r w:rsidRPr="00C065E4">
        <w:rPr>
          <w:rFonts w:ascii="Times New Roman" w:eastAsia="宋体" w:hAnsi="Times New Roman"/>
          <w:position w:val="-10"/>
          <w:sz w:val="24"/>
        </w:rPr>
        <w:t>激活函数。在第二分支中，输入通过线性层、深度可分离卷积和</w:t>
      </w:r>
      <w:r w:rsidR="004B5E85">
        <w:rPr>
          <w:rFonts w:ascii="Times New Roman" w:eastAsia="宋体" w:hAnsi="Times New Roman" w:hint="eastAsia"/>
          <w:position w:val="-10"/>
          <w:sz w:val="24"/>
        </w:rPr>
        <w:t>SiLU</w:t>
      </w:r>
      <w:r w:rsidRPr="00C065E4">
        <w:rPr>
          <w:rFonts w:ascii="Times New Roman" w:eastAsia="宋体" w:hAnsi="Times New Roman"/>
          <w:position w:val="-10"/>
          <w:sz w:val="24"/>
        </w:rPr>
        <w:t>激活函数</w:t>
      </w:r>
      <w:r w:rsidR="004B5E85">
        <w:rPr>
          <w:rFonts w:ascii="Times New Roman" w:eastAsia="宋体" w:hAnsi="Times New Roman" w:hint="eastAsia"/>
          <w:position w:val="-10"/>
          <w:sz w:val="24"/>
        </w:rPr>
        <w:t>后，进入</w:t>
      </w:r>
      <w:r w:rsidR="004B5E85">
        <w:rPr>
          <w:rFonts w:ascii="Times New Roman" w:eastAsia="宋体" w:hAnsi="Times New Roman" w:hint="eastAsia"/>
          <w:position w:val="-10"/>
          <w:sz w:val="24"/>
        </w:rPr>
        <w:t>2D</w:t>
      </w:r>
      <w:r w:rsidR="004B5E85">
        <w:rPr>
          <w:rFonts w:ascii="Times New Roman" w:eastAsia="宋体" w:hAnsi="Times New Roman" w:hint="eastAsia"/>
          <w:position w:val="-10"/>
          <w:sz w:val="24"/>
        </w:rPr>
        <w:t>选择性扫描</w:t>
      </w:r>
      <w:r w:rsidR="004B5E85">
        <w:rPr>
          <w:rFonts w:ascii="Times New Roman" w:eastAsia="宋体" w:hAnsi="Times New Roman" w:hint="eastAsia"/>
          <w:position w:val="-10"/>
          <w:sz w:val="24"/>
        </w:rPr>
        <w:t>(SS2D)</w:t>
      </w:r>
      <w:r w:rsidR="004B5E85">
        <w:rPr>
          <w:rFonts w:ascii="Times New Roman" w:eastAsia="宋体" w:hAnsi="Times New Roman" w:hint="eastAsia"/>
          <w:position w:val="-10"/>
          <w:sz w:val="24"/>
        </w:rPr>
        <w:t>模块进行进一步的特征提取</w:t>
      </w:r>
      <w:r w:rsidRPr="00C065E4">
        <w:rPr>
          <w:rFonts w:ascii="Times New Roman" w:eastAsia="宋体" w:hAnsi="Times New Roman"/>
          <w:position w:val="-10"/>
          <w:sz w:val="24"/>
        </w:rPr>
        <w:t>。随后，对特征使用层</w:t>
      </w:r>
      <w:r>
        <w:rPr>
          <w:rFonts w:ascii="Times New Roman" w:eastAsia="宋体" w:hAnsi="Times New Roman" w:hint="eastAsia"/>
          <w:position w:val="-10"/>
          <w:sz w:val="24"/>
        </w:rPr>
        <w:t>归一</w:t>
      </w:r>
      <w:r w:rsidRPr="00C065E4">
        <w:rPr>
          <w:rFonts w:ascii="Times New Roman" w:eastAsia="宋体" w:hAnsi="Times New Roman"/>
          <w:position w:val="-10"/>
          <w:sz w:val="24"/>
        </w:rPr>
        <w:t>化，然后使用第一个分支的输出</w:t>
      </w:r>
      <w:r w:rsidR="004B5E85">
        <w:rPr>
          <w:rFonts w:ascii="Times New Roman" w:eastAsia="宋体" w:hAnsi="Times New Roman" w:hint="eastAsia"/>
          <w:position w:val="-10"/>
          <w:sz w:val="24"/>
        </w:rPr>
        <w:t>进行逐元素相乘</w:t>
      </w:r>
      <w:r w:rsidRPr="00C065E4">
        <w:rPr>
          <w:rFonts w:ascii="Times New Roman" w:eastAsia="宋体" w:hAnsi="Times New Roman"/>
          <w:position w:val="-10"/>
          <w:sz w:val="24"/>
        </w:rPr>
        <w:t>，以合并两个路径。最后，使用线性层混合特征，并将此结果与残</w:t>
      </w:r>
      <w:r>
        <w:rPr>
          <w:rFonts w:ascii="Times New Roman" w:eastAsia="宋体" w:hAnsi="Times New Roman" w:hint="eastAsia"/>
          <w:position w:val="-10"/>
          <w:sz w:val="24"/>
        </w:rPr>
        <w:t>差</w:t>
      </w:r>
      <w:r w:rsidRPr="00C065E4">
        <w:rPr>
          <w:rFonts w:ascii="Times New Roman" w:eastAsia="宋体" w:hAnsi="Times New Roman"/>
          <w:position w:val="-10"/>
          <w:sz w:val="24"/>
        </w:rPr>
        <w:t>连接相结合，以形成</w:t>
      </w:r>
      <w:r w:rsidRPr="00C065E4">
        <w:rPr>
          <w:rFonts w:ascii="Times New Roman" w:eastAsia="宋体" w:hAnsi="Times New Roman"/>
          <w:position w:val="-10"/>
          <w:sz w:val="24"/>
        </w:rPr>
        <w:t>VSS</w:t>
      </w:r>
      <w:r w:rsidRPr="00C065E4">
        <w:rPr>
          <w:rFonts w:ascii="Times New Roman" w:eastAsia="宋体" w:hAnsi="Times New Roman"/>
          <w:position w:val="-10"/>
          <w:sz w:val="24"/>
        </w:rPr>
        <w:t>块的输出。</w:t>
      </w:r>
    </w:p>
    <w:p w14:paraId="4723FF11" w14:textId="56D0BA01" w:rsidR="00693D82" w:rsidRDefault="00693D82" w:rsidP="00693D82">
      <w:pPr>
        <w:spacing w:line="360" w:lineRule="auto"/>
        <w:ind w:firstLineChars="200" w:firstLine="480"/>
        <w:jc w:val="left"/>
        <w:textAlignment w:val="center"/>
        <w:rPr>
          <w:rFonts w:ascii="Times New Roman" w:eastAsia="宋体" w:hAnsi="Times New Roman"/>
          <w:position w:val="-10"/>
          <w:sz w:val="24"/>
        </w:rPr>
      </w:pPr>
      <w:r w:rsidRPr="000C4155">
        <w:rPr>
          <w:rFonts w:ascii="Times New Roman" w:eastAsia="宋体" w:hAnsi="Times New Roman"/>
          <w:position w:val="-10"/>
          <w:sz w:val="24"/>
        </w:rPr>
        <w:t>SS2D</w:t>
      </w:r>
      <w:r w:rsidRPr="000C4155">
        <w:rPr>
          <w:rFonts w:ascii="Times New Roman" w:eastAsia="宋体" w:hAnsi="Times New Roman" w:hint="eastAsia"/>
          <w:position w:val="-10"/>
          <w:sz w:val="24"/>
        </w:rPr>
        <w:t>模块</w:t>
      </w:r>
      <w:r w:rsidRPr="000C4155">
        <w:rPr>
          <w:rFonts w:ascii="Times New Roman" w:eastAsia="宋体" w:hAnsi="Times New Roman"/>
          <w:position w:val="-10"/>
          <w:sz w:val="24"/>
        </w:rPr>
        <w:t>由三个部分组成：扫描扩展操作、</w:t>
      </w:r>
      <w:r w:rsidRPr="000C4155">
        <w:rPr>
          <w:rFonts w:ascii="Times New Roman" w:eastAsia="宋体" w:hAnsi="Times New Roman"/>
          <w:position w:val="-10"/>
          <w:sz w:val="24"/>
        </w:rPr>
        <w:t>S6</w:t>
      </w:r>
      <w:r w:rsidRPr="000C4155">
        <w:rPr>
          <w:rFonts w:ascii="Times New Roman" w:eastAsia="宋体" w:hAnsi="Times New Roman"/>
          <w:position w:val="-10"/>
          <w:sz w:val="24"/>
        </w:rPr>
        <w:t>块和扫描合并操作</w:t>
      </w:r>
      <w:r>
        <w:rPr>
          <w:rFonts w:ascii="Times New Roman" w:eastAsia="宋体" w:hAnsi="Times New Roman" w:hint="eastAsia"/>
          <w:position w:val="-10"/>
          <w:sz w:val="24"/>
        </w:rPr>
        <w:t>，如图</w:t>
      </w:r>
      <w:r>
        <w:rPr>
          <w:rFonts w:ascii="Times New Roman" w:eastAsia="宋体" w:hAnsi="Times New Roman" w:hint="eastAsia"/>
          <w:position w:val="-10"/>
          <w:sz w:val="24"/>
        </w:rPr>
        <w:t>3</w:t>
      </w:r>
      <w:r w:rsidR="00EF00A1">
        <w:rPr>
          <w:rFonts w:ascii="Times New Roman" w:eastAsia="宋体" w:hAnsi="Times New Roman" w:hint="eastAsia"/>
          <w:position w:val="-10"/>
          <w:sz w:val="24"/>
        </w:rPr>
        <w:t>.4</w:t>
      </w:r>
      <w:r>
        <w:rPr>
          <w:rFonts w:ascii="Times New Roman" w:eastAsia="宋体" w:hAnsi="Times New Roman" w:hint="eastAsia"/>
          <w:position w:val="-10"/>
          <w:sz w:val="24"/>
        </w:rPr>
        <w:t>（</w:t>
      </w:r>
      <w:r>
        <w:rPr>
          <w:rFonts w:ascii="Times New Roman" w:eastAsia="宋体" w:hAnsi="Times New Roman" w:hint="eastAsia"/>
          <w:position w:val="-10"/>
          <w:sz w:val="24"/>
        </w:rPr>
        <w:t>b</w:t>
      </w:r>
      <w:r>
        <w:rPr>
          <w:rFonts w:ascii="Times New Roman" w:eastAsia="宋体" w:hAnsi="Times New Roman" w:hint="eastAsia"/>
          <w:position w:val="-10"/>
          <w:sz w:val="24"/>
        </w:rPr>
        <w:t>）所示</w:t>
      </w:r>
      <w:r w:rsidRPr="000C4155">
        <w:rPr>
          <w:rFonts w:ascii="Times New Roman" w:eastAsia="宋体" w:hAnsi="Times New Roman"/>
          <w:position w:val="-10"/>
          <w:sz w:val="24"/>
        </w:rPr>
        <w:t>。扫描扩展操作将输入图像沿着四个不同的方向（从左上到右</w:t>
      </w:r>
      <w:r w:rsidRPr="000C4155">
        <w:rPr>
          <w:rFonts w:ascii="Times New Roman" w:eastAsia="宋体" w:hAnsi="Times New Roman"/>
          <w:position w:val="-10"/>
          <w:sz w:val="24"/>
        </w:rPr>
        <w:lastRenderedPageBreak/>
        <w:t>下、从右下到左上、从右上到左下和从左下到右上）展开为序列。然后，</w:t>
      </w:r>
      <w:r w:rsidRPr="000C4155">
        <w:rPr>
          <w:rFonts w:ascii="Times New Roman" w:eastAsia="宋体" w:hAnsi="Times New Roman"/>
          <w:position w:val="-10"/>
          <w:sz w:val="24"/>
        </w:rPr>
        <w:t>S6</w:t>
      </w:r>
      <w:r w:rsidRPr="000C4155">
        <w:rPr>
          <w:rFonts w:ascii="Times New Roman" w:eastAsia="宋体" w:hAnsi="Times New Roman"/>
          <w:position w:val="-10"/>
          <w:sz w:val="24"/>
        </w:rPr>
        <w:t>块对这些序列进行处理，以进行特征提取，确保来自各个方向的信息被彻底扫描，从而捕获不同的特征。随后扫描合并操作将来自四个方向的序列相加并合并，将输出图像恢复为与输入相同的大小。</w:t>
      </w:r>
      <w:r w:rsidRPr="000C4155">
        <w:rPr>
          <w:rFonts w:ascii="Times New Roman" w:eastAsia="宋体" w:hAnsi="Times New Roman"/>
          <w:position w:val="-10"/>
          <w:sz w:val="24"/>
        </w:rPr>
        <w:t>S6</w:t>
      </w:r>
      <w:r w:rsidRPr="000C4155">
        <w:rPr>
          <w:rFonts w:ascii="Times New Roman" w:eastAsia="宋体" w:hAnsi="Times New Roman"/>
          <w:position w:val="-10"/>
          <w:sz w:val="24"/>
        </w:rPr>
        <w:t>块通过根据输入调整</w:t>
      </w:r>
      <w:r w:rsidRPr="000C4155">
        <w:rPr>
          <w:rFonts w:ascii="Times New Roman" w:eastAsia="宋体" w:hAnsi="Times New Roman"/>
          <w:position w:val="-10"/>
          <w:sz w:val="24"/>
        </w:rPr>
        <w:t>SSM</w:t>
      </w:r>
      <w:r w:rsidRPr="000C4155">
        <w:rPr>
          <w:rFonts w:ascii="Times New Roman" w:eastAsia="宋体" w:hAnsi="Times New Roman"/>
          <w:position w:val="-10"/>
          <w:sz w:val="24"/>
        </w:rPr>
        <w:t>的参数，在</w:t>
      </w:r>
      <w:r w:rsidRPr="000C4155">
        <w:rPr>
          <w:rFonts w:ascii="Times New Roman" w:eastAsia="宋体" w:hAnsi="Times New Roman"/>
          <w:position w:val="-10"/>
          <w:sz w:val="24"/>
        </w:rPr>
        <w:t>S4</w:t>
      </w:r>
      <w:r w:rsidRPr="000C4155">
        <w:rPr>
          <w:rFonts w:ascii="Times New Roman" w:eastAsia="宋体" w:hAnsi="Times New Roman"/>
          <w:position w:val="-10"/>
          <w:sz w:val="24"/>
        </w:rPr>
        <w:t>之上引入了一种选择性机制</w:t>
      </w:r>
      <w:r w:rsidR="00DC0F7C">
        <w:rPr>
          <w:rFonts w:ascii="Times New Roman" w:eastAsia="宋体" w:hAnsi="Times New Roman" w:hint="eastAsia"/>
          <w:position w:val="-10"/>
          <w:sz w:val="24"/>
        </w:rPr>
        <w:t>，如图</w:t>
      </w:r>
      <w:r w:rsidR="00DC0F7C">
        <w:rPr>
          <w:rFonts w:ascii="Times New Roman" w:eastAsia="宋体" w:hAnsi="Times New Roman" w:hint="eastAsia"/>
          <w:position w:val="-10"/>
          <w:sz w:val="24"/>
        </w:rPr>
        <w:t>3</w:t>
      </w:r>
      <w:r w:rsidR="00EF00A1">
        <w:rPr>
          <w:rFonts w:ascii="Times New Roman" w:eastAsia="宋体" w:hAnsi="Times New Roman" w:hint="eastAsia"/>
          <w:position w:val="-10"/>
          <w:sz w:val="24"/>
        </w:rPr>
        <w:t>.4</w:t>
      </w:r>
      <w:r w:rsidR="00DC0F7C">
        <w:rPr>
          <w:rFonts w:ascii="Times New Roman" w:eastAsia="宋体" w:hAnsi="Times New Roman" w:hint="eastAsia"/>
          <w:position w:val="-10"/>
          <w:sz w:val="24"/>
        </w:rPr>
        <w:t>（</w:t>
      </w:r>
      <w:r w:rsidR="00DC0F7C">
        <w:rPr>
          <w:rFonts w:ascii="Times New Roman" w:eastAsia="宋体" w:hAnsi="Times New Roman" w:hint="eastAsia"/>
          <w:position w:val="-10"/>
          <w:sz w:val="24"/>
        </w:rPr>
        <w:t>c</w:t>
      </w:r>
      <w:r w:rsidR="00DC0F7C">
        <w:rPr>
          <w:rFonts w:ascii="Times New Roman" w:eastAsia="宋体" w:hAnsi="Times New Roman" w:hint="eastAsia"/>
          <w:position w:val="-10"/>
          <w:sz w:val="24"/>
        </w:rPr>
        <w:t>）所示</w:t>
      </w:r>
      <w:r w:rsidRPr="000C4155">
        <w:rPr>
          <w:rFonts w:ascii="Times New Roman" w:eastAsia="宋体" w:hAnsi="Times New Roman"/>
          <w:position w:val="-10"/>
          <w:sz w:val="24"/>
        </w:rPr>
        <w:t>。这使得模型能够区分和</w:t>
      </w:r>
      <w:r w:rsidRPr="000C4155">
        <w:rPr>
          <w:rFonts w:ascii="Times New Roman" w:eastAsia="宋体" w:hAnsi="Times New Roman" w:hint="eastAsia"/>
          <w:position w:val="-10"/>
          <w:sz w:val="24"/>
        </w:rPr>
        <w:t>保留相关信息，同时过滤掉不相关的信息。</w:t>
      </w:r>
    </w:p>
    <w:p w14:paraId="5BDD8794" w14:textId="6AAB4C98" w:rsidR="00A262CC" w:rsidRPr="00693D82" w:rsidRDefault="00A262CC" w:rsidP="00693D82">
      <w:pPr>
        <w:spacing w:line="360" w:lineRule="auto"/>
        <w:ind w:firstLineChars="200" w:firstLine="420"/>
        <w:jc w:val="left"/>
        <w:textAlignment w:val="center"/>
        <w:rPr>
          <w:rFonts w:ascii="Times New Roman" w:eastAsia="宋体" w:hAnsi="Times New Roman"/>
          <w:position w:val="-10"/>
          <w:sz w:val="24"/>
        </w:rPr>
      </w:pPr>
      <w:r w:rsidRPr="00A262CC">
        <w:rPr>
          <w:noProof/>
        </w:rPr>
        <w:drawing>
          <wp:inline distT="0" distB="0" distL="0" distR="0" wp14:anchorId="48A644C6" wp14:editId="4E014904">
            <wp:extent cx="5274310" cy="2256155"/>
            <wp:effectExtent l="0" t="0" r="2540" b="0"/>
            <wp:docPr id="18582487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48795" name=""/>
                    <pic:cNvPicPr/>
                  </pic:nvPicPr>
                  <pic:blipFill>
                    <a:blip r:embed="rId21"/>
                    <a:stretch>
                      <a:fillRect/>
                    </a:stretch>
                  </pic:blipFill>
                  <pic:spPr>
                    <a:xfrm>
                      <a:off x="0" y="0"/>
                      <a:ext cx="5274310" cy="2256155"/>
                    </a:xfrm>
                    <a:prstGeom prst="rect">
                      <a:avLst/>
                    </a:prstGeom>
                  </pic:spPr>
                </pic:pic>
              </a:graphicData>
            </a:graphic>
          </wp:inline>
        </w:drawing>
      </w:r>
    </w:p>
    <w:p w14:paraId="6C8C189F" w14:textId="1CA7FE91" w:rsidR="00EA669F" w:rsidRDefault="00EA669F" w:rsidP="00EA669F">
      <w:pPr>
        <w:spacing w:line="360" w:lineRule="auto"/>
        <w:ind w:firstLineChars="200" w:firstLine="480"/>
        <w:jc w:val="left"/>
        <w:textAlignment w:val="center"/>
        <w:rPr>
          <w:rFonts w:ascii="Times New Roman" w:eastAsia="宋体" w:hAnsi="Times New Roman"/>
          <w:position w:val="-10"/>
          <w:sz w:val="24"/>
        </w:rPr>
      </w:pPr>
      <w:r w:rsidRPr="00AE1A93">
        <w:rPr>
          <w:rFonts w:ascii="Times New Roman" w:eastAsia="宋体" w:hAnsi="Times New Roman" w:hint="eastAsia"/>
          <w:position w:val="-10"/>
          <w:sz w:val="24"/>
        </w:rPr>
        <w:t>双向交叉注意力</w:t>
      </w:r>
      <w:r>
        <w:rPr>
          <w:rFonts w:ascii="Times New Roman" w:eastAsia="宋体" w:hAnsi="Times New Roman" w:hint="eastAsia"/>
          <w:position w:val="-10"/>
          <w:sz w:val="24"/>
        </w:rPr>
        <w:t>（</w:t>
      </w:r>
      <w:r>
        <w:rPr>
          <w:rFonts w:ascii="Times New Roman" w:eastAsia="宋体" w:hAnsi="Times New Roman" w:hint="eastAsia"/>
          <w:position w:val="-10"/>
          <w:sz w:val="24"/>
        </w:rPr>
        <w:t>DCA</w:t>
      </w:r>
      <w:r>
        <w:rPr>
          <w:rFonts w:ascii="Times New Roman" w:eastAsia="宋体" w:hAnsi="Times New Roman" w:hint="eastAsia"/>
          <w:position w:val="-10"/>
          <w:sz w:val="24"/>
        </w:rPr>
        <w:t>）</w:t>
      </w:r>
      <w:r w:rsidRPr="00AE1A93">
        <w:rPr>
          <w:rFonts w:ascii="Times New Roman" w:eastAsia="宋体" w:hAnsi="Times New Roman" w:hint="eastAsia"/>
          <w:position w:val="-10"/>
          <w:sz w:val="24"/>
        </w:rPr>
        <w:t>模块</w:t>
      </w:r>
      <w:r>
        <w:rPr>
          <w:rFonts w:ascii="Times New Roman" w:eastAsia="宋体" w:hAnsi="Times New Roman" w:hint="eastAsia"/>
          <w:position w:val="-10"/>
          <w:sz w:val="24"/>
        </w:rPr>
        <w:t>的架构如图</w:t>
      </w:r>
      <w:r w:rsidR="00EF00A1">
        <w:rPr>
          <w:rFonts w:ascii="Times New Roman" w:eastAsia="宋体" w:hAnsi="Times New Roman" w:hint="eastAsia"/>
          <w:position w:val="-10"/>
          <w:sz w:val="24"/>
        </w:rPr>
        <w:t>3.5</w:t>
      </w:r>
      <w:r>
        <w:rPr>
          <w:rFonts w:ascii="Times New Roman" w:eastAsia="宋体" w:hAnsi="Times New Roman" w:hint="eastAsia"/>
          <w:position w:val="-10"/>
          <w:sz w:val="24"/>
        </w:rPr>
        <w:t>（</w:t>
      </w:r>
      <w:r>
        <w:rPr>
          <w:rFonts w:ascii="Times New Roman" w:eastAsia="宋体" w:hAnsi="Times New Roman" w:hint="eastAsia"/>
          <w:position w:val="-10"/>
          <w:sz w:val="24"/>
        </w:rPr>
        <w:t>b</w:t>
      </w:r>
      <w:r>
        <w:rPr>
          <w:rFonts w:ascii="Times New Roman" w:eastAsia="宋体" w:hAnsi="Times New Roman" w:hint="eastAsia"/>
          <w:position w:val="-10"/>
          <w:sz w:val="24"/>
        </w:rPr>
        <w:t>）所示。</w:t>
      </w:r>
      <w:r w:rsidR="00CD7999">
        <w:rPr>
          <w:rFonts w:ascii="Times New Roman" w:eastAsia="宋体" w:hAnsi="Times New Roman" w:hint="eastAsia"/>
          <w:position w:val="-10"/>
          <w:sz w:val="24"/>
        </w:rPr>
        <w:t>该模块将浅层特征经过注意力权重进行加和后融合并重新校准，再和深层特征进行相加</w:t>
      </w:r>
      <w:r w:rsidR="00CD7999" w:rsidRPr="00C065E4">
        <w:rPr>
          <w:rFonts w:ascii="Times New Roman" w:eastAsia="宋体" w:hAnsi="Times New Roman" w:hint="eastAsia"/>
          <w:position w:val="-10"/>
          <w:sz w:val="24"/>
        </w:rPr>
        <w:t>。</w:t>
      </w:r>
      <w:r w:rsidRPr="00EA669F">
        <w:rPr>
          <w:rFonts w:ascii="Times New Roman" w:eastAsia="宋体" w:hAnsi="Times New Roman" w:hint="eastAsia"/>
          <w:position w:val="-10"/>
          <w:sz w:val="24"/>
        </w:rPr>
        <w:t>输入首先经过多尺度补丁嵌入（</w:t>
      </w:r>
      <w:r w:rsidRPr="00EA669F">
        <w:rPr>
          <w:rFonts w:ascii="Times New Roman" w:eastAsia="宋体" w:hAnsi="Times New Roman" w:hint="eastAsia"/>
          <w:position w:val="-10"/>
          <w:sz w:val="24"/>
        </w:rPr>
        <w:t>Multi-scale Patch Embedding</w:t>
      </w:r>
      <w:r w:rsidRPr="00EA669F">
        <w:rPr>
          <w:rFonts w:ascii="Times New Roman" w:eastAsia="宋体" w:hAnsi="Times New Roman" w:hint="eastAsia"/>
          <w:position w:val="-10"/>
          <w:sz w:val="24"/>
        </w:rPr>
        <w:t>）生成多个</w:t>
      </w:r>
      <w:r w:rsidRPr="00EA669F">
        <w:rPr>
          <w:rFonts w:ascii="Times New Roman" w:eastAsia="宋体" w:hAnsi="Times New Roman" w:hint="eastAsia"/>
          <w:position w:val="-10"/>
          <w:sz w:val="24"/>
        </w:rPr>
        <w:t>Tokens</w:t>
      </w:r>
      <w:r w:rsidRPr="00EA669F">
        <w:rPr>
          <w:rFonts w:ascii="Times New Roman" w:eastAsia="宋体" w:hAnsi="Times New Roman" w:hint="eastAsia"/>
          <w:position w:val="-10"/>
          <w:sz w:val="24"/>
        </w:rPr>
        <w:t>。这些令牌进入</w:t>
      </w:r>
      <w:r w:rsidRPr="00EA669F">
        <w:rPr>
          <w:rFonts w:ascii="Times New Roman" w:eastAsia="宋体" w:hAnsi="Times New Roman" w:hint="eastAsia"/>
          <w:position w:val="-10"/>
          <w:sz w:val="24"/>
        </w:rPr>
        <w:t>DCA</w:t>
      </w:r>
      <w:r w:rsidRPr="00EA669F">
        <w:rPr>
          <w:rFonts w:ascii="Times New Roman" w:eastAsia="宋体" w:hAnsi="Times New Roman" w:hint="eastAsia"/>
          <w:position w:val="-10"/>
          <w:sz w:val="24"/>
        </w:rPr>
        <w:t>模块，</w:t>
      </w:r>
      <w:r w:rsidRPr="00EA669F">
        <w:rPr>
          <w:rFonts w:ascii="Times New Roman" w:eastAsia="宋体" w:hAnsi="Times New Roman" w:hint="eastAsia"/>
          <w:position w:val="-10"/>
          <w:sz w:val="24"/>
        </w:rPr>
        <w:t>DCA</w:t>
      </w:r>
      <w:r w:rsidRPr="00EA669F">
        <w:rPr>
          <w:rFonts w:ascii="Times New Roman" w:eastAsia="宋体" w:hAnsi="Times New Roman" w:hint="eastAsia"/>
          <w:position w:val="-10"/>
          <w:sz w:val="24"/>
        </w:rPr>
        <w:t>模块包括通道交叉注意力（</w:t>
      </w:r>
      <w:r w:rsidRPr="00EA669F">
        <w:rPr>
          <w:rFonts w:ascii="Times New Roman" w:eastAsia="宋体" w:hAnsi="Times New Roman" w:hint="eastAsia"/>
          <w:position w:val="-10"/>
          <w:sz w:val="24"/>
        </w:rPr>
        <w:t>Channel Cross-Attention</w:t>
      </w:r>
      <w:r w:rsidRPr="00EA669F">
        <w:rPr>
          <w:rFonts w:ascii="Times New Roman" w:eastAsia="宋体" w:hAnsi="Times New Roman" w:hint="eastAsia"/>
          <w:position w:val="-10"/>
          <w:sz w:val="24"/>
        </w:rPr>
        <w:t>）和空间交叉注意力（</w:t>
      </w:r>
      <w:r w:rsidRPr="00EA669F">
        <w:rPr>
          <w:rFonts w:ascii="Times New Roman" w:eastAsia="宋体" w:hAnsi="Times New Roman" w:hint="eastAsia"/>
          <w:position w:val="-10"/>
          <w:sz w:val="24"/>
        </w:rPr>
        <w:t>Spatial Cross-Attention</w:t>
      </w:r>
      <w:r w:rsidRPr="00EA669F">
        <w:rPr>
          <w:rFonts w:ascii="Times New Roman" w:eastAsia="宋体" w:hAnsi="Times New Roman" w:hint="eastAsia"/>
          <w:position w:val="-10"/>
          <w:sz w:val="24"/>
        </w:rPr>
        <w:t>）两个子模块。在</w:t>
      </w:r>
      <w:r w:rsidRPr="00EA669F">
        <w:rPr>
          <w:rFonts w:ascii="Times New Roman" w:eastAsia="宋体" w:hAnsi="Times New Roman" w:hint="eastAsia"/>
          <w:position w:val="-10"/>
          <w:sz w:val="24"/>
        </w:rPr>
        <w:t>DCA</w:t>
      </w:r>
      <w:r w:rsidRPr="00EA669F">
        <w:rPr>
          <w:rFonts w:ascii="Times New Roman" w:eastAsia="宋体" w:hAnsi="Times New Roman" w:hint="eastAsia"/>
          <w:position w:val="-10"/>
          <w:sz w:val="24"/>
        </w:rPr>
        <w:t>模块中，输入先通过通道交叉注意力模块，这个模块关注不同通道之间的交互和关系。随后，输出经过空间交叉注意力模块，该模块关注空间位置之间的交互。通过这两个交叉注意力模块的处理，特征得到充分的融合和提取。接下来，融合后的特征与原输入进行逐元素加法操作，结果经过层归一化和</w:t>
      </w:r>
      <w:r w:rsidRPr="00EA669F">
        <w:rPr>
          <w:rFonts w:ascii="Times New Roman" w:eastAsia="宋体" w:hAnsi="Times New Roman" w:hint="eastAsia"/>
          <w:position w:val="-10"/>
          <w:sz w:val="24"/>
        </w:rPr>
        <w:t>GELU</w:t>
      </w:r>
      <w:r w:rsidRPr="00EA669F">
        <w:rPr>
          <w:rFonts w:ascii="Times New Roman" w:eastAsia="宋体" w:hAnsi="Times New Roman" w:hint="eastAsia"/>
          <w:position w:val="-10"/>
          <w:sz w:val="24"/>
        </w:rPr>
        <w:t>激活函数，最终输出四个不同尺度的特征，这些特征被送到相应的解码器中进行跳跃连接。</w:t>
      </w:r>
    </w:p>
    <w:p w14:paraId="25576291" w14:textId="79DDEE5F" w:rsidR="006E3D6D" w:rsidRDefault="00EA669F" w:rsidP="006E3D6D">
      <w:pPr>
        <w:spacing w:line="360" w:lineRule="auto"/>
        <w:ind w:firstLineChars="200" w:firstLine="480"/>
        <w:jc w:val="left"/>
        <w:textAlignment w:val="center"/>
        <w:rPr>
          <w:rFonts w:hint="eastAsia"/>
          <w:noProof/>
        </w:rPr>
      </w:pPr>
      <w:r w:rsidRPr="00AA1055">
        <w:rPr>
          <w:rFonts w:ascii="Times New Roman" w:eastAsia="宋体" w:hAnsi="Times New Roman" w:hint="eastAsia"/>
          <w:position w:val="-10"/>
          <w:sz w:val="24"/>
        </w:rPr>
        <w:t>DCA</w:t>
      </w:r>
      <w:r w:rsidRPr="00AA1055">
        <w:rPr>
          <w:rFonts w:ascii="Times New Roman" w:eastAsia="宋体" w:hAnsi="Times New Roman" w:hint="eastAsia"/>
          <w:position w:val="-10"/>
          <w:sz w:val="24"/>
        </w:rPr>
        <w:t>模块将编码器提取的特征与解码器的输入特征对齐和融合。通过双向注意力机制，</w:t>
      </w:r>
      <w:r w:rsidRPr="00AA1055">
        <w:rPr>
          <w:rFonts w:ascii="Times New Roman" w:eastAsia="宋体" w:hAnsi="Times New Roman" w:hint="eastAsia"/>
          <w:position w:val="-10"/>
          <w:sz w:val="24"/>
        </w:rPr>
        <w:t>DCA</w:t>
      </w:r>
      <w:r w:rsidRPr="00AA1055">
        <w:rPr>
          <w:rFonts w:ascii="Times New Roman" w:eastAsia="宋体" w:hAnsi="Times New Roman" w:hint="eastAsia"/>
          <w:position w:val="-10"/>
          <w:sz w:val="24"/>
        </w:rPr>
        <w:t>模块能够捕捉编码器输出特征图中的全局上下文信息，并将其有效传递给解码器，确保解码器在还原过程中能够利用到更多的上下文信息</w:t>
      </w:r>
      <w:commentRangeStart w:id="78"/>
      <w:r w:rsidRPr="00AA1055">
        <w:rPr>
          <w:rFonts w:ascii="Times New Roman" w:eastAsia="宋体" w:hAnsi="Times New Roman" w:hint="eastAsia"/>
          <w:position w:val="-10"/>
          <w:sz w:val="24"/>
        </w:rPr>
        <w:t>，从而提高分割结果的精度。</w:t>
      </w:r>
      <w:commentRangeEnd w:id="78"/>
      <w:r w:rsidR="002948A9">
        <w:rPr>
          <w:rStyle w:val="af3"/>
        </w:rPr>
        <w:commentReference w:id="78"/>
      </w:r>
    </w:p>
    <w:p w14:paraId="40978203" w14:textId="1690D800" w:rsidR="00A17D75" w:rsidRDefault="00A17D75" w:rsidP="006E3D6D">
      <w:pPr>
        <w:spacing w:line="360" w:lineRule="auto"/>
        <w:ind w:firstLineChars="200" w:firstLine="420"/>
        <w:jc w:val="left"/>
        <w:textAlignment w:val="center"/>
        <w:rPr>
          <w:rFonts w:ascii="Times New Roman" w:eastAsia="宋体" w:hAnsi="Times New Roman"/>
          <w:position w:val="-10"/>
          <w:sz w:val="24"/>
        </w:rPr>
      </w:pPr>
      <w:r>
        <w:rPr>
          <w:rFonts w:hint="eastAsia"/>
          <w:noProof/>
        </w:rPr>
        <w:lastRenderedPageBreak/>
        <w:drawing>
          <wp:inline distT="0" distB="0" distL="0" distR="0" wp14:anchorId="1458AF4E" wp14:editId="25936365">
            <wp:extent cx="5274310" cy="4370070"/>
            <wp:effectExtent l="0" t="0" r="2540" b="0"/>
            <wp:docPr id="130180076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4370070"/>
                    </a:xfrm>
                    <a:prstGeom prst="rect">
                      <a:avLst/>
                    </a:prstGeom>
                    <a:noFill/>
                    <a:ln>
                      <a:noFill/>
                    </a:ln>
                  </pic:spPr>
                </pic:pic>
              </a:graphicData>
            </a:graphic>
          </wp:inline>
        </w:drawing>
      </w:r>
    </w:p>
    <w:p w14:paraId="4129E39F" w14:textId="6CFE30FE" w:rsidR="006E3D6D" w:rsidRDefault="006E3D6D" w:rsidP="006E3D6D">
      <w:pPr>
        <w:spacing w:line="360" w:lineRule="auto"/>
        <w:jc w:val="center"/>
        <w:rPr>
          <w:rFonts w:ascii="Times New Roman" w:eastAsia="宋体" w:hAnsi="Times New Roman"/>
          <w:position w:val="-10"/>
          <w:szCs w:val="20"/>
        </w:rPr>
      </w:pPr>
      <w:r w:rsidRPr="00C065E4">
        <w:rPr>
          <w:rFonts w:ascii="Times New Roman" w:eastAsia="宋体" w:hAnsi="Times New Roman" w:hint="eastAsia"/>
          <w:position w:val="-10"/>
          <w:szCs w:val="20"/>
        </w:rPr>
        <w:t>图</w:t>
      </w:r>
      <w:r w:rsidR="00EF00A1">
        <w:rPr>
          <w:rFonts w:ascii="Times New Roman" w:eastAsia="宋体" w:hAnsi="Times New Roman" w:hint="eastAsia"/>
          <w:position w:val="-10"/>
          <w:szCs w:val="20"/>
        </w:rPr>
        <w:t>3.5</w:t>
      </w:r>
      <w:r>
        <w:rPr>
          <w:rFonts w:ascii="Times New Roman" w:eastAsia="宋体" w:hAnsi="Times New Roman" w:hint="eastAsia"/>
          <w:position w:val="-10"/>
          <w:szCs w:val="20"/>
        </w:rPr>
        <w:t xml:space="preserve">. </w:t>
      </w:r>
      <w:r w:rsidR="0022110B" w:rsidRPr="007E7074">
        <w:rPr>
          <w:rFonts w:ascii="Times New Roman" w:eastAsia="宋体" w:hAnsi="Times New Roman" w:hint="eastAsia"/>
          <w:position w:val="-10"/>
          <w:szCs w:val="20"/>
        </w:rPr>
        <w:t xml:space="preserve">(a) </w:t>
      </w:r>
      <w:r w:rsidR="00153822" w:rsidRPr="007E7074">
        <w:rPr>
          <w:rFonts w:ascii="Times New Roman" w:eastAsia="宋体" w:hAnsi="Times New Roman" w:hint="eastAsia"/>
          <w:position w:val="-10"/>
          <w:szCs w:val="20"/>
        </w:rPr>
        <w:t>通道交叉注意力</w:t>
      </w:r>
      <w:r w:rsidRPr="007E7074">
        <w:rPr>
          <w:rFonts w:ascii="Times New Roman" w:eastAsia="宋体" w:hAnsi="Times New Roman" w:hint="eastAsia"/>
          <w:position w:val="-10"/>
          <w:szCs w:val="20"/>
        </w:rPr>
        <w:t>模块</w:t>
      </w:r>
      <w:r w:rsidR="00153822" w:rsidRPr="007E7074">
        <w:rPr>
          <w:rFonts w:ascii="Times New Roman" w:eastAsia="宋体" w:hAnsi="Times New Roman" w:hint="eastAsia"/>
          <w:position w:val="-10"/>
          <w:szCs w:val="20"/>
        </w:rPr>
        <w:t xml:space="preserve"> </w:t>
      </w:r>
      <w:r w:rsidR="00153822" w:rsidRPr="007E7074">
        <w:rPr>
          <w:rFonts w:ascii="Times New Roman" w:eastAsia="宋体" w:hAnsi="Times New Roman" w:hint="eastAsia"/>
          <w:position w:val="-10"/>
          <w:szCs w:val="20"/>
        </w:rPr>
        <w:t>（</w:t>
      </w:r>
      <w:r w:rsidR="00153822" w:rsidRPr="007E7074">
        <w:rPr>
          <w:rFonts w:ascii="Times New Roman" w:eastAsia="宋体" w:hAnsi="Times New Roman" w:hint="eastAsia"/>
          <w:position w:val="-10"/>
          <w:szCs w:val="20"/>
        </w:rPr>
        <w:t>b</w:t>
      </w:r>
      <w:r w:rsidR="00153822" w:rsidRPr="007E7074">
        <w:rPr>
          <w:rFonts w:ascii="Times New Roman" w:eastAsia="宋体" w:hAnsi="Times New Roman" w:hint="eastAsia"/>
          <w:position w:val="-10"/>
          <w:szCs w:val="20"/>
        </w:rPr>
        <w:t>）</w:t>
      </w:r>
      <w:r w:rsidR="00153822" w:rsidRPr="007E7074">
        <w:rPr>
          <w:rFonts w:ascii="Times New Roman" w:eastAsia="宋体" w:hAnsi="Times New Roman" w:hint="eastAsia"/>
          <w:position w:val="-10"/>
          <w:szCs w:val="20"/>
        </w:rPr>
        <w:t xml:space="preserve"> DCA</w:t>
      </w:r>
      <w:r w:rsidR="00153822" w:rsidRPr="007E7074">
        <w:rPr>
          <w:rFonts w:ascii="Times New Roman" w:eastAsia="宋体" w:hAnsi="Times New Roman" w:hint="eastAsia"/>
          <w:position w:val="-10"/>
          <w:szCs w:val="20"/>
        </w:rPr>
        <w:t>模块</w:t>
      </w:r>
      <w:r w:rsidR="00153822" w:rsidRPr="007E7074">
        <w:rPr>
          <w:rFonts w:ascii="Times New Roman" w:eastAsia="宋体" w:hAnsi="Times New Roman" w:hint="eastAsia"/>
          <w:position w:val="-10"/>
          <w:szCs w:val="20"/>
        </w:rPr>
        <w:t xml:space="preserve"> </w:t>
      </w:r>
      <w:r w:rsidR="00153822" w:rsidRPr="007E7074">
        <w:rPr>
          <w:rFonts w:ascii="Times New Roman" w:eastAsia="宋体" w:hAnsi="Times New Roman" w:hint="eastAsia"/>
          <w:position w:val="-10"/>
          <w:szCs w:val="20"/>
        </w:rPr>
        <w:t>（</w:t>
      </w:r>
      <w:r w:rsidR="00153822" w:rsidRPr="007E7074">
        <w:rPr>
          <w:rFonts w:ascii="Times New Roman" w:eastAsia="宋体" w:hAnsi="Times New Roman" w:hint="eastAsia"/>
          <w:position w:val="-10"/>
          <w:szCs w:val="20"/>
        </w:rPr>
        <w:t>c</w:t>
      </w:r>
      <w:r w:rsidR="00153822" w:rsidRPr="007E7074">
        <w:rPr>
          <w:rFonts w:ascii="Times New Roman" w:eastAsia="宋体" w:hAnsi="Times New Roman" w:hint="eastAsia"/>
          <w:position w:val="-10"/>
          <w:szCs w:val="20"/>
        </w:rPr>
        <w:t>）空间交叉注意力模块</w:t>
      </w:r>
      <w:r w:rsidR="00153822">
        <w:rPr>
          <w:rFonts w:ascii="Times New Roman" w:eastAsia="宋体" w:hAnsi="Times New Roman" w:hint="eastAsia"/>
          <w:position w:val="-10"/>
          <w:szCs w:val="20"/>
        </w:rPr>
        <w:t xml:space="preserve"> </w:t>
      </w:r>
      <w:r w:rsidRPr="006E3D6D">
        <w:rPr>
          <w:rFonts w:ascii="Times New Roman" w:eastAsia="宋体" w:hAnsi="Times New Roman" w:hint="eastAsia"/>
          <w:position w:val="-10"/>
          <w:szCs w:val="20"/>
        </w:rPr>
        <w:t xml:space="preserve"> </w:t>
      </w:r>
    </w:p>
    <w:p w14:paraId="53C9EEBB" w14:textId="322C516E" w:rsidR="00BB445F" w:rsidRPr="007F3C01" w:rsidRDefault="007F3C01" w:rsidP="00B24A8D">
      <w:pPr>
        <w:spacing w:line="360" w:lineRule="auto"/>
        <w:ind w:firstLineChars="200" w:firstLine="480"/>
        <w:rPr>
          <w:rFonts w:ascii="Times New Roman" w:eastAsia="宋体" w:hAnsi="Times New Roman"/>
          <w:position w:val="-10"/>
          <w:sz w:val="24"/>
        </w:rPr>
      </w:pPr>
      <w:r w:rsidRPr="007F3C01">
        <w:rPr>
          <w:rFonts w:ascii="Times New Roman" w:eastAsia="宋体" w:hAnsi="Times New Roman" w:hint="eastAsia"/>
          <w:position w:val="-10"/>
          <w:sz w:val="24"/>
        </w:rPr>
        <w:t>通过使用脑胶质瘤</w:t>
      </w:r>
      <w:r w:rsidRPr="007F3C01">
        <w:rPr>
          <w:rFonts w:ascii="Times New Roman" w:eastAsia="宋体" w:hAnsi="Times New Roman" w:hint="eastAsia"/>
          <w:position w:val="-10"/>
          <w:sz w:val="24"/>
        </w:rPr>
        <w:t>MRI</w:t>
      </w:r>
      <w:r w:rsidRPr="007F3C01">
        <w:rPr>
          <w:rFonts w:ascii="Times New Roman" w:eastAsia="宋体" w:hAnsi="Times New Roman" w:hint="eastAsia"/>
          <w:position w:val="-10"/>
          <w:sz w:val="24"/>
        </w:rPr>
        <w:t>图像的训练数据集</w:t>
      </w:r>
      <w:r w:rsidR="001C565F">
        <w:rPr>
          <w:rFonts w:ascii="Times New Roman" w:eastAsia="宋体" w:hAnsi="Times New Roman" w:hint="eastAsia"/>
          <w:position w:val="-10"/>
          <w:sz w:val="24"/>
        </w:rPr>
        <w:t>对分割模型进行训练</w:t>
      </w:r>
      <w:r w:rsidRPr="007F3C01">
        <w:rPr>
          <w:rFonts w:ascii="Times New Roman" w:eastAsia="宋体" w:hAnsi="Times New Roman" w:hint="eastAsia"/>
          <w:position w:val="-10"/>
          <w:sz w:val="24"/>
        </w:rPr>
        <w:t>，我们能够将</w:t>
      </w:r>
      <w:r w:rsidRPr="007F3C01">
        <w:rPr>
          <w:rFonts w:ascii="Times New Roman" w:eastAsia="宋体" w:hAnsi="Times New Roman" w:hint="eastAsia"/>
          <w:position w:val="-10"/>
          <w:sz w:val="24"/>
        </w:rPr>
        <w:t>MRI</w:t>
      </w:r>
      <w:r w:rsidRPr="007F3C01">
        <w:rPr>
          <w:rFonts w:ascii="Times New Roman" w:eastAsia="宋体" w:hAnsi="Times New Roman" w:hint="eastAsia"/>
          <w:position w:val="-10"/>
          <w:sz w:val="24"/>
        </w:rPr>
        <w:t>图像输入到训练</w:t>
      </w:r>
      <w:r w:rsidR="001C565F">
        <w:rPr>
          <w:rFonts w:ascii="Times New Roman" w:eastAsia="宋体" w:hAnsi="Times New Roman" w:hint="eastAsia"/>
          <w:position w:val="-10"/>
          <w:sz w:val="24"/>
        </w:rPr>
        <w:t>好</w:t>
      </w:r>
      <w:r w:rsidRPr="007F3C01">
        <w:rPr>
          <w:rFonts w:ascii="Times New Roman" w:eastAsia="宋体" w:hAnsi="Times New Roman" w:hint="eastAsia"/>
          <w:position w:val="-10"/>
          <w:sz w:val="24"/>
        </w:rPr>
        <w:t>的分割模型中，以获得脑胶质瘤区域的分割结果。由于脑胶质瘤的高度异质性和边界模糊，临床诊断中常常面临误判的风险，为提高分割的准确性，我们采用了</w:t>
      </w:r>
      <w:r w:rsidRPr="007F3C01">
        <w:rPr>
          <w:rFonts w:ascii="Times New Roman" w:eastAsia="宋体" w:hAnsi="Times New Roman" w:hint="eastAsia"/>
          <w:position w:val="-10"/>
          <w:sz w:val="24"/>
        </w:rPr>
        <w:t>VMDUnet</w:t>
      </w:r>
      <w:r w:rsidRPr="007F3C01">
        <w:rPr>
          <w:rFonts w:ascii="Times New Roman" w:eastAsia="宋体" w:hAnsi="Times New Roman" w:hint="eastAsia"/>
          <w:position w:val="-10"/>
          <w:sz w:val="24"/>
        </w:rPr>
        <w:t>图像分割方法，该方法结合了</w:t>
      </w:r>
      <w:r w:rsidRPr="007F3C01">
        <w:rPr>
          <w:rFonts w:ascii="Times New Roman" w:eastAsia="宋体" w:hAnsi="Times New Roman" w:hint="eastAsia"/>
          <w:position w:val="-10"/>
          <w:sz w:val="24"/>
        </w:rPr>
        <w:t>Mamba</w:t>
      </w:r>
      <w:r w:rsidRPr="007F3C01">
        <w:rPr>
          <w:rFonts w:ascii="Times New Roman" w:eastAsia="宋体" w:hAnsi="Times New Roman" w:hint="eastAsia"/>
          <w:position w:val="-10"/>
          <w:sz w:val="24"/>
        </w:rPr>
        <w:t>模块和双重交叉注意力机制，依托结构化状态空间模型的长程线性时间序列建模能力，通过融合多尺度编码器特征生成注意力图，从而捕捉编码器各阶段之间的长距离依赖关系，同时保持低计算复杂度。此方法能够提供精细的边界信息，使得分割结果与真实边界更加接近，从而帮助医生更准确地进行脑胶质瘤的诊断并缩短诊断时间。</w:t>
      </w:r>
    </w:p>
    <w:p w14:paraId="7F7A5482" w14:textId="67543792" w:rsidR="000C4155" w:rsidRDefault="000C4155" w:rsidP="003B575B">
      <w:pPr>
        <w:pStyle w:val="1"/>
        <w:numPr>
          <w:ilvl w:val="0"/>
          <w:numId w:val="6"/>
        </w:numPr>
        <w:rPr>
          <w:rFonts w:ascii="黑体" w:eastAsia="黑体" w:hAnsi="黑体" w:hint="eastAsia"/>
          <w:color w:val="auto"/>
          <w:sz w:val="30"/>
          <w:szCs w:val="30"/>
        </w:rPr>
      </w:pPr>
      <w:r w:rsidRPr="000C4155">
        <w:rPr>
          <w:rFonts w:ascii="黑体" w:eastAsia="黑体" w:hAnsi="黑体" w:hint="eastAsia"/>
          <w:color w:val="auto"/>
          <w:sz w:val="30"/>
          <w:szCs w:val="30"/>
        </w:rPr>
        <w:lastRenderedPageBreak/>
        <w:t>实验</w:t>
      </w:r>
    </w:p>
    <w:p w14:paraId="57BAA8DB" w14:textId="244CBB66" w:rsidR="000C4155" w:rsidRDefault="00AC0C82" w:rsidP="00AC0C82">
      <w:pPr>
        <w:pStyle w:val="1"/>
        <w:rPr>
          <w:rFonts w:ascii="黑体" w:eastAsia="黑体" w:hAnsi="黑体" w:hint="eastAsia"/>
          <w:color w:val="auto"/>
          <w:sz w:val="28"/>
          <w:szCs w:val="28"/>
        </w:rPr>
      </w:pPr>
      <w:r>
        <w:rPr>
          <w:rFonts w:ascii="黑体" w:eastAsia="黑体" w:hAnsi="黑体" w:hint="eastAsia"/>
          <w:color w:val="auto"/>
          <w:sz w:val="28"/>
          <w:szCs w:val="28"/>
        </w:rPr>
        <w:t xml:space="preserve">4.1 </w:t>
      </w:r>
      <w:r w:rsidR="002B58FD" w:rsidRPr="002B58FD">
        <w:rPr>
          <w:rFonts w:ascii="黑体" w:eastAsia="黑体" w:hAnsi="黑体" w:hint="eastAsia"/>
          <w:color w:val="auto"/>
          <w:sz w:val="28"/>
          <w:szCs w:val="28"/>
        </w:rPr>
        <w:t>数据集</w:t>
      </w:r>
    </w:p>
    <w:p w14:paraId="6C392E18" w14:textId="532839DC" w:rsidR="002B58FD" w:rsidRDefault="002B58FD" w:rsidP="009E1E7B">
      <w:pPr>
        <w:spacing w:line="360" w:lineRule="auto"/>
        <w:ind w:firstLineChars="200" w:firstLine="480"/>
        <w:textAlignment w:val="center"/>
        <w:rPr>
          <w:rFonts w:ascii="Times New Roman" w:eastAsia="宋体" w:hAnsi="Times New Roman"/>
          <w:position w:val="-10"/>
          <w:sz w:val="24"/>
        </w:rPr>
      </w:pPr>
      <w:r w:rsidRPr="002B58FD">
        <w:rPr>
          <w:rFonts w:ascii="Times New Roman" w:eastAsia="宋体" w:hAnsi="Times New Roman" w:hint="eastAsia"/>
          <w:position w:val="-10"/>
          <w:sz w:val="24"/>
        </w:rPr>
        <w:t>本文的数据集来自</w:t>
      </w:r>
      <w:r w:rsidR="007739F5">
        <w:rPr>
          <w:rFonts w:ascii="Times New Roman" w:eastAsia="宋体" w:hAnsi="Times New Roman" w:hint="eastAsia"/>
          <w:position w:val="-10"/>
          <w:sz w:val="24"/>
        </w:rPr>
        <w:t>湖南</w:t>
      </w:r>
      <w:del w:id="79" w:author="FF GOU" w:date="2024-10-28T21:10:00Z" w16du:dateUtc="2024-10-28T13:10:00Z">
        <w:r w:rsidR="007739F5" w:rsidDel="003C035E">
          <w:rPr>
            <w:rFonts w:ascii="Times New Roman" w:eastAsia="宋体" w:hAnsi="Times New Roman" w:hint="eastAsia"/>
            <w:position w:val="-10"/>
            <w:sz w:val="24"/>
          </w:rPr>
          <w:delText>中</w:delText>
        </w:r>
      </w:del>
      <w:r w:rsidR="007739F5">
        <w:rPr>
          <w:rFonts w:ascii="Times New Roman" w:eastAsia="宋体" w:hAnsi="Times New Roman" w:hint="eastAsia"/>
          <w:position w:val="-10"/>
          <w:sz w:val="24"/>
        </w:rPr>
        <w:t>医药学院</w:t>
      </w:r>
      <w:r w:rsidRPr="002B58FD">
        <w:rPr>
          <w:rFonts w:ascii="Times New Roman" w:eastAsia="宋体" w:hAnsi="Times New Roman" w:hint="eastAsia"/>
          <w:position w:val="-10"/>
          <w:sz w:val="24"/>
        </w:rPr>
        <w:t>。我们共收集了</w:t>
      </w:r>
      <w:r w:rsidR="009E1E7B">
        <w:rPr>
          <w:rFonts w:ascii="Times New Roman" w:eastAsia="宋体" w:hAnsi="Times New Roman" w:hint="eastAsia"/>
          <w:position w:val="-10"/>
          <w:sz w:val="24"/>
        </w:rPr>
        <w:t>295</w:t>
      </w:r>
      <w:r w:rsidR="006E0921">
        <w:rPr>
          <w:rFonts w:ascii="Times New Roman" w:eastAsia="宋体" w:hAnsi="Times New Roman" w:hint="eastAsia"/>
          <w:position w:val="-10"/>
          <w:sz w:val="24"/>
        </w:rPr>
        <w:t>0</w:t>
      </w:r>
      <w:r w:rsidRPr="002B58FD">
        <w:rPr>
          <w:rFonts w:ascii="Times New Roman" w:eastAsia="宋体" w:hAnsi="Times New Roman"/>
          <w:position w:val="-10"/>
          <w:sz w:val="24"/>
        </w:rPr>
        <w:t>张</w:t>
      </w:r>
      <w:r w:rsidR="009E1E7B">
        <w:rPr>
          <w:rFonts w:ascii="Times New Roman" w:eastAsia="宋体" w:hAnsi="Times New Roman" w:hint="eastAsia"/>
          <w:position w:val="-10"/>
          <w:sz w:val="24"/>
        </w:rPr>
        <w:t>脑胶质瘤</w:t>
      </w:r>
      <w:r w:rsidRPr="002B58FD">
        <w:rPr>
          <w:rFonts w:ascii="Times New Roman" w:eastAsia="宋体" w:hAnsi="Times New Roman"/>
          <w:position w:val="-10"/>
          <w:sz w:val="24"/>
        </w:rPr>
        <w:t>患者图像，我们选择</w:t>
      </w:r>
      <w:r w:rsidRPr="002B58FD">
        <w:rPr>
          <w:rFonts w:ascii="Times New Roman" w:eastAsia="宋体" w:hAnsi="Times New Roman"/>
          <w:position w:val="-10"/>
          <w:sz w:val="24"/>
        </w:rPr>
        <w:t>80%</w:t>
      </w:r>
      <w:r w:rsidRPr="002B58FD">
        <w:rPr>
          <w:rFonts w:ascii="Times New Roman" w:eastAsia="宋体" w:hAnsi="Times New Roman"/>
          <w:position w:val="-10"/>
          <w:sz w:val="24"/>
        </w:rPr>
        <w:t>的病理图像作为训练集，</w:t>
      </w:r>
      <w:r w:rsidR="009E1E7B">
        <w:rPr>
          <w:rFonts w:ascii="Times New Roman" w:eastAsia="宋体" w:hAnsi="Times New Roman" w:hint="eastAsia"/>
          <w:position w:val="-10"/>
          <w:sz w:val="24"/>
        </w:rPr>
        <w:t>10</w:t>
      </w:r>
      <w:r w:rsidRPr="002B58FD">
        <w:rPr>
          <w:rFonts w:ascii="Times New Roman" w:eastAsia="宋体" w:hAnsi="Times New Roman"/>
          <w:position w:val="-10"/>
          <w:sz w:val="24"/>
        </w:rPr>
        <w:t>%</w:t>
      </w:r>
      <w:r w:rsidRPr="002B58FD">
        <w:rPr>
          <w:rFonts w:ascii="Times New Roman" w:eastAsia="宋体" w:hAnsi="Times New Roman"/>
          <w:position w:val="-10"/>
          <w:sz w:val="24"/>
        </w:rPr>
        <w:t>的数据作为</w:t>
      </w:r>
      <w:r w:rsidR="009E1E7B">
        <w:rPr>
          <w:rFonts w:ascii="Times New Roman" w:eastAsia="宋体" w:hAnsi="Times New Roman" w:hint="eastAsia"/>
          <w:position w:val="-10"/>
          <w:sz w:val="24"/>
        </w:rPr>
        <w:t>验证</w:t>
      </w:r>
      <w:r w:rsidRPr="002B58FD">
        <w:rPr>
          <w:rFonts w:ascii="Times New Roman" w:eastAsia="宋体" w:hAnsi="Times New Roman"/>
          <w:position w:val="-10"/>
          <w:sz w:val="24"/>
        </w:rPr>
        <w:t>集，</w:t>
      </w:r>
      <w:r w:rsidR="009E1E7B" w:rsidRPr="002B58FD">
        <w:rPr>
          <w:rFonts w:ascii="Times New Roman" w:eastAsia="宋体" w:hAnsi="Times New Roman"/>
          <w:position w:val="-10"/>
          <w:sz w:val="24"/>
        </w:rPr>
        <w:t xml:space="preserve"> </w:t>
      </w:r>
      <w:r w:rsidR="009E1E7B">
        <w:rPr>
          <w:rFonts w:ascii="Times New Roman" w:eastAsia="宋体" w:hAnsi="Times New Roman" w:hint="eastAsia"/>
          <w:position w:val="-10"/>
          <w:sz w:val="24"/>
        </w:rPr>
        <w:t>10</w:t>
      </w:r>
      <w:r w:rsidR="009E1E7B" w:rsidRPr="002B58FD">
        <w:rPr>
          <w:rFonts w:ascii="Times New Roman" w:eastAsia="宋体" w:hAnsi="Times New Roman"/>
          <w:position w:val="-10"/>
          <w:sz w:val="24"/>
        </w:rPr>
        <w:t>%</w:t>
      </w:r>
      <w:r w:rsidR="009E1E7B" w:rsidRPr="002B58FD">
        <w:rPr>
          <w:rFonts w:ascii="Times New Roman" w:eastAsia="宋体" w:hAnsi="Times New Roman"/>
          <w:position w:val="-10"/>
          <w:sz w:val="24"/>
        </w:rPr>
        <w:t>的数据作为</w:t>
      </w:r>
      <w:r w:rsidR="009E1E7B">
        <w:rPr>
          <w:rFonts w:ascii="Times New Roman" w:eastAsia="宋体" w:hAnsi="Times New Roman" w:hint="eastAsia"/>
          <w:position w:val="-10"/>
          <w:sz w:val="24"/>
        </w:rPr>
        <w:t>测试</w:t>
      </w:r>
      <w:r w:rsidR="009E1E7B" w:rsidRPr="002B58FD">
        <w:rPr>
          <w:rFonts w:ascii="Times New Roman" w:eastAsia="宋体" w:hAnsi="Times New Roman"/>
          <w:position w:val="-10"/>
          <w:sz w:val="24"/>
        </w:rPr>
        <w:t>集</w:t>
      </w:r>
      <w:r w:rsidR="009E1E7B">
        <w:rPr>
          <w:rFonts w:ascii="Times New Roman" w:eastAsia="宋体" w:hAnsi="Times New Roman" w:hint="eastAsia"/>
          <w:position w:val="-10"/>
          <w:sz w:val="24"/>
        </w:rPr>
        <w:t>。</w:t>
      </w:r>
      <w:r w:rsidRPr="002B58FD">
        <w:rPr>
          <w:rFonts w:ascii="Times New Roman" w:eastAsia="宋体" w:hAnsi="Times New Roman" w:hint="eastAsia"/>
          <w:position w:val="-10"/>
          <w:sz w:val="24"/>
        </w:rPr>
        <w:t>在医学图像分割领域中，高质量标签的医学图像数据集难以获得，导致图像数据集采集较为困难，无法满足训练所需的数据标准。而在图像训练中，模型结果的优劣与数据集的质量、规模息息相关，数据集的稀缺容易使模型出现过拟合、泛化能力差等问题。因此，我们在实验中使用到图像旋转以及翻转的来扩充数据集，以</w:t>
      </w:r>
      <w:r w:rsidRPr="002B58FD">
        <w:rPr>
          <w:rFonts w:ascii="Times New Roman" w:eastAsia="宋体" w:hAnsi="Times New Roman"/>
          <w:position w:val="-10"/>
          <w:sz w:val="24"/>
        </w:rPr>
        <w:t>3</w:t>
      </w:r>
      <w:r w:rsidRPr="002B58FD">
        <w:rPr>
          <w:rFonts w:ascii="Times New Roman" w:eastAsia="宋体" w:hAnsi="Times New Roman"/>
          <w:position w:val="-10"/>
          <w:sz w:val="24"/>
        </w:rPr>
        <w:t>个角度</w:t>
      </w:r>
      <w:r w:rsidRPr="002B58FD">
        <w:rPr>
          <w:rFonts w:ascii="Times New Roman" w:eastAsia="宋体" w:hAnsi="Times New Roman"/>
          <w:position w:val="-10"/>
          <w:sz w:val="24"/>
        </w:rPr>
        <w:t>(90</w:t>
      </w:r>
      <w:r w:rsidRPr="002B58FD">
        <w:rPr>
          <w:rFonts w:ascii="Times New Roman" w:eastAsia="宋体" w:hAnsi="Times New Roman"/>
          <w:position w:val="-10"/>
          <w:sz w:val="24"/>
        </w:rPr>
        <w:t>、</w:t>
      </w:r>
      <w:r w:rsidRPr="002B58FD">
        <w:rPr>
          <w:rFonts w:ascii="Times New Roman" w:eastAsia="宋体" w:hAnsi="Times New Roman"/>
          <w:position w:val="-10"/>
          <w:sz w:val="24"/>
        </w:rPr>
        <w:t>180</w:t>
      </w:r>
      <w:r w:rsidRPr="002B58FD">
        <w:rPr>
          <w:rFonts w:ascii="Times New Roman" w:eastAsia="宋体" w:hAnsi="Times New Roman"/>
          <w:position w:val="-10"/>
          <w:sz w:val="24"/>
        </w:rPr>
        <w:t>、</w:t>
      </w:r>
      <w:r w:rsidRPr="002B58FD">
        <w:rPr>
          <w:rFonts w:ascii="Times New Roman" w:eastAsia="宋体" w:hAnsi="Times New Roman"/>
          <w:position w:val="-10"/>
          <w:sz w:val="24"/>
        </w:rPr>
        <w:t>270)</w:t>
      </w:r>
      <w:r w:rsidRPr="002B58FD">
        <w:rPr>
          <w:rFonts w:ascii="Times New Roman" w:eastAsia="宋体" w:hAnsi="Times New Roman"/>
          <w:position w:val="-10"/>
          <w:sz w:val="24"/>
        </w:rPr>
        <w:t>旋转图像，在不同的轴向</w:t>
      </w:r>
      <w:r w:rsidRPr="002B58FD">
        <w:rPr>
          <w:rFonts w:ascii="Times New Roman" w:eastAsia="宋体" w:hAnsi="Times New Roman"/>
          <w:position w:val="-10"/>
          <w:sz w:val="24"/>
        </w:rPr>
        <w:t>(</w:t>
      </w:r>
      <w:r w:rsidRPr="002B58FD">
        <w:rPr>
          <w:rFonts w:ascii="Times New Roman" w:eastAsia="宋体" w:hAnsi="Times New Roman"/>
          <w:position w:val="-10"/>
          <w:sz w:val="24"/>
        </w:rPr>
        <w:t>上下、左右</w:t>
      </w:r>
      <w:r w:rsidRPr="002B58FD">
        <w:rPr>
          <w:rFonts w:ascii="Times New Roman" w:eastAsia="宋体" w:hAnsi="Times New Roman"/>
          <w:position w:val="-10"/>
          <w:sz w:val="24"/>
        </w:rPr>
        <w:t>)</w:t>
      </w:r>
      <w:r w:rsidRPr="002B58FD">
        <w:rPr>
          <w:rFonts w:ascii="Times New Roman" w:eastAsia="宋体" w:hAnsi="Times New Roman"/>
          <w:position w:val="-10"/>
          <w:sz w:val="24"/>
        </w:rPr>
        <w:t>翻转图像，使得输入的数据集增加了五倍，能够有效地优化模型的训练结果，提高模型的鲁棒性。</w:t>
      </w:r>
    </w:p>
    <w:p w14:paraId="679F6AC1" w14:textId="54D2C966" w:rsidR="006B16F1" w:rsidRDefault="006B16F1" w:rsidP="006B16F1">
      <w:pPr>
        <w:spacing w:line="360" w:lineRule="auto"/>
        <w:textAlignment w:val="center"/>
        <w:rPr>
          <w:rFonts w:ascii="Times New Roman" w:eastAsia="宋体" w:hAnsi="Times New Roman"/>
          <w:position w:val="-10"/>
          <w:sz w:val="24"/>
        </w:rPr>
      </w:pPr>
      <w:r>
        <w:rPr>
          <w:rFonts w:ascii="Times New Roman" w:eastAsia="宋体" w:hAnsi="Times New Roman" w:hint="eastAsia"/>
          <w:position w:val="-10"/>
          <w:sz w:val="24"/>
        </w:rPr>
        <w:t>采样数据集信息如下：</w:t>
      </w:r>
    </w:p>
    <w:p w14:paraId="53F7C837" w14:textId="1DC1F1E8" w:rsidR="006B16F1" w:rsidRDefault="006B16F1" w:rsidP="006B16F1">
      <w:pPr>
        <w:spacing w:line="360" w:lineRule="auto"/>
        <w:jc w:val="center"/>
        <w:rPr>
          <w:rFonts w:ascii="Times New Roman" w:eastAsia="宋体" w:hAnsi="Times New Roman"/>
          <w:position w:val="-10"/>
          <w:szCs w:val="20"/>
        </w:rPr>
      </w:pPr>
      <w:commentRangeStart w:id="80"/>
      <w:r w:rsidRPr="00813A4B">
        <w:rPr>
          <w:rFonts w:ascii="Times New Roman" w:eastAsia="宋体" w:hAnsi="Times New Roman" w:hint="eastAsia"/>
          <w:position w:val="-10"/>
          <w:szCs w:val="20"/>
        </w:rPr>
        <w:t>表</w:t>
      </w:r>
      <w:r w:rsidR="00EF00A1">
        <w:rPr>
          <w:rFonts w:ascii="Times New Roman" w:eastAsia="宋体" w:hAnsi="Times New Roman" w:hint="eastAsia"/>
          <w:position w:val="-10"/>
          <w:szCs w:val="20"/>
        </w:rPr>
        <w:t>4.</w:t>
      </w:r>
      <w:r w:rsidRPr="00813A4B">
        <w:rPr>
          <w:rFonts w:ascii="Times New Roman" w:eastAsia="宋体" w:hAnsi="Times New Roman" w:hint="eastAsia"/>
          <w:position w:val="-10"/>
          <w:szCs w:val="20"/>
        </w:rPr>
        <w:t xml:space="preserve">1 </w:t>
      </w:r>
      <w:r w:rsidR="000E226B" w:rsidRPr="004B5FB3">
        <w:rPr>
          <w:rFonts w:ascii="Times New Roman" w:eastAsia="宋体" w:hAnsi="Times New Roman" w:hint="eastAsia"/>
          <w:position w:val="-10"/>
          <w:szCs w:val="20"/>
        </w:rPr>
        <w:t>数据集</w:t>
      </w:r>
      <w:r w:rsidRPr="004B5FB3">
        <w:rPr>
          <w:rFonts w:ascii="Times New Roman" w:eastAsia="宋体" w:hAnsi="Times New Roman"/>
          <w:position w:val="-10"/>
          <w:szCs w:val="20"/>
        </w:rPr>
        <w:t>信息</w:t>
      </w:r>
      <w:commentRangeEnd w:id="80"/>
      <w:r w:rsidR="002948A9">
        <w:rPr>
          <w:rStyle w:val="af3"/>
        </w:rPr>
        <w:commentReference w:id="80"/>
      </w:r>
    </w:p>
    <w:tbl>
      <w:tblPr>
        <w:tblStyle w:val="61"/>
        <w:tblW w:w="0" w:type="auto"/>
        <w:tblLook w:val="04A0" w:firstRow="1" w:lastRow="0" w:firstColumn="1" w:lastColumn="0" w:noHBand="0" w:noVBand="1"/>
      </w:tblPr>
      <w:tblGrid>
        <w:gridCol w:w="2765"/>
        <w:gridCol w:w="2765"/>
        <w:gridCol w:w="2766"/>
      </w:tblGrid>
      <w:tr w:rsidR="003F200D" w14:paraId="1D974B8E" w14:textId="77777777" w:rsidTr="003F2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12789F9" w14:textId="45208379" w:rsidR="003F200D" w:rsidRPr="001A7990" w:rsidRDefault="00386241" w:rsidP="006B16F1">
            <w:pPr>
              <w:spacing w:line="360" w:lineRule="auto"/>
              <w:textAlignment w:val="center"/>
              <w:rPr>
                <w:rFonts w:ascii="Times New Roman" w:eastAsia="宋体" w:hAnsi="Times New Roman"/>
                <w:position w:val="-10"/>
                <w:sz w:val="24"/>
              </w:rPr>
            </w:pPr>
            <w:r w:rsidRPr="001A7990">
              <w:rPr>
                <w:rFonts w:ascii="Times New Roman" w:eastAsia="宋体" w:hAnsi="Times New Roman" w:hint="eastAsia"/>
                <w:position w:val="-10"/>
                <w:sz w:val="24"/>
              </w:rPr>
              <w:t>类型</w:t>
            </w:r>
          </w:p>
        </w:tc>
        <w:tc>
          <w:tcPr>
            <w:tcW w:w="2765" w:type="dxa"/>
          </w:tcPr>
          <w:p w14:paraId="74E503E6" w14:textId="17F6BD2E" w:rsidR="003F200D" w:rsidRPr="001A7990" w:rsidRDefault="00386241" w:rsidP="006B16F1">
            <w:pPr>
              <w:spacing w:line="360" w:lineRule="auto"/>
              <w:textAlignment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sidRPr="001A7990">
              <w:rPr>
                <w:rFonts w:ascii="Times New Roman" w:eastAsia="宋体" w:hAnsi="Times New Roman" w:hint="eastAsia"/>
                <w:position w:val="-10"/>
                <w:sz w:val="24"/>
              </w:rPr>
              <w:t>数量</w:t>
            </w:r>
          </w:p>
        </w:tc>
        <w:tc>
          <w:tcPr>
            <w:tcW w:w="2766" w:type="dxa"/>
          </w:tcPr>
          <w:p w14:paraId="10D384B8" w14:textId="358414EA" w:rsidR="003F200D" w:rsidRPr="001A7990" w:rsidRDefault="00386241" w:rsidP="006B16F1">
            <w:pPr>
              <w:spacing w:line="360" w:lineRule="auto"/>
              <w:textAlignment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sidRPr="001A7990">
              <w:rPr>
                <w:rFonts w:ascii="Times New Roman" w:eastAsia="宋体" w:hAnsi="Times New Roman" w:hint="eastAsia"/>
                <w:position w:val="-10"/>
                <w:sz w:val="24"/>
              </w:rPr>
              <w:t>占比</w:t>
            </w:r>
          </w:p>
        </w:tc>
      </w:tr>
      <w:tr w:rsidR="003F200D" w14:paraId="39036883" w14:textId="77777777" w:rsidTr="003F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E04667C" w14:textId="77777777" w:rsidR="003F200D" w:rsidRPr="006225EB" w:rsidRDefault="002F0882" w:rsidP="006B16F1">
            <w:pPr>
              <w:spacing w:line="360" w:lineRule="auto"/>
              <w:textAlignment w:val="center"/>
              <w:rPr>
                <w:rFonts w:ascii="Times New Roman" w:eastAsia="宋体" w:hAnsi="Times New Roman"/>
                <w:position w:val="-10"/>
                <w:szCs w:val="20"/>
              </w:rPr>
            </w:pPr>
            <w:r w:rsidRPr="006225EB">
              <w:rPr>
                <w:rFonts w:ascii="Times New Roman" w:eastAsia="宋体" w:hAnsi="Times New Roman" w:hint="eastAsia"/>
                <w:position w:val="-10"/>
                <w:szCs w:val="20"/>
              </w:rPr>
              <w:t>切面信息</w:t>
            </w:r>
          </w:p>
          <w:p w14:paraId="27B62469" w14:textId="186CA057" w:rsidR="002F0882" w:rsidRPr="006225EB" w:rsidRDefault="00E3582A" w:rsidP="006B16F1">
            <w:pPr>
              <w:spacing w:line="360" w:lineRule="auto"/>
              <w:textAlignment w:val="center"/>
              <w:rPr>
                <w:rFonts w:ascii="Times New Roman" w:eastAsia="宋体" w:hAnsi="Times New Roman"/>
                <w:b w:val="0"/>
                <w:bCs w:val="0"/>
                <w:position w:val="-10"/>
                <w:szCs w:val="20"/>
              </w:rPr>
            </w:pPr>
            <w:r w:rsidRPr="006225EB">
              <w:rPr>
                <w:rFonts w:ascii="Times New Roman" w:eastAsia="宋体" w:hAnsi="Times New Roman" w:hint="eastAsia"/>
                <w:b w:val="0"/>
                <w:bCs w:val="0"/>
                <w:position w:val="-10"/>
                <w:szCs w:val="20"/>
              </w:rPr>
              <w:t>冠状面</w:t>
            </w:r>
            <w:r w:rsidR="00CD5CC9" w:rsidRPr="006225EB">
              <w:rPr>
                <w:rFonts w:ascii="Times New Roman" w:eastAsia="宋体" w:hAnsi="Times New Roman" w:hint="eastAsia"/>
                <w:b w:val="0"/>
                <w:bCs w:val="0"/>
                <w:position w:val="-10"/>
                <w:szCs w:val="20"/>
              </w:rPr>
              <w:t>(COR/FRO)</w:t>
            </w:r>
          </w:p>
          <w:p w14:paraId="3226FE4D" w14:textId="7BF81AEB" w:rsidR="002F0882" w:rsidRPr="006225EB" w:rsidRDefault="00E3582A" w:rsidP="006B16F1">
            <w:pPr>
              <w:spacing w:line="360" w:lineRule="auto"/>
              <w:textAlignment w:val="center"/>
              <w:rPr>
                <w:rFonts w:ascii="Times New Roman" w:eastAsia="宋体" w:hAnsi="Times New Roman"/>
                <w:b w:val="0"/>
                <w:bCs w:val="0"/>
                <w:position w:val="-10"/>
                <w:szCs w:val="20"/>
              </w:rPr>
            </w:pPr>
            <w:r w:rsidRPr="006225EB">
              <w:rPr>
                <w:rFonts w:ascii="Times New Roman" w:eastAsia="宋体" w:hAnsi="Times New Roman" w:hint="eastAsia"/>
                <w:b w:val="0"/>
                <w:bCs w:val="0"/>
                <w:position w:val="-10"/>
                <w:szCs w:val="20"/>
              </w:rPr>
              <w:t>矢</w:t>
            </w:r>
            <w:r w:rsidR="00CD5CC9" w:rsidRPr="006225EB">
              <w:rPr>
                <w:rFonts w:ascii="Times New Roman" w:eastAsia="宋体" w:hAnsi="Times New Roman" w:hint="eastAsia"/>
                <w:b w:val="0"/>
                <w:bCs w:val="0"/>
                <w:position w:val="-10"/>
                <w:szCs w:val="20"/>
              </w:rPr>
              <w:t>状</w:t>
            </w:r>
            <w:r w:rsidRPr="006225EB">
              <w:rPr>
                <w:rFonts w:ascii="Times New Roman" w:eastAsia="宋体" w:hAnsi="Times New Roman" w:hint="eastAsia"/>
                <w:b w:val="0"/>
                <w:bCs w:val="0"/>
                <w:position w:val="-10"/>
                <w:szCs w:val="20"/>
              </w:rPr>
              <w:t>面</w:t>
            </w:r>
            <w:r w:rsidR="00CD5CC9" w:rsidRPr="006225EB">
              <w:rPr>
                <w:rFonts w:ascii="Times New Roman" w:eastAsia="宋体" w:hAnsi="Times New Roman" w:hint="eastAsia"/>
                <w:b w:val="0"/>
                <w:bCs w:val="0"/>
                <w:position w:val="-10"/>
                <w:szCs w:val="20"/>
              </w:rPr>
              <w:t>(SAG)</w:t>
            </w:r>
          </w:p>
          <w:p w14:paraId="503A4FB7" w14:textId="6197D8D2" w:rsidR="002F0882" w:rsidRPr="006225EB" w:rsidRDefault="001A7990" w:rsidP="006B16F1">
            <w:pPr>
              <w:spacing w:line="360" w:lineRule="auto"/>
              <w:textAlignment w:val="center"/>
              <w:rPr>
                <w:rFonts w:ascii="Times New Roman" w:eastAsia="宋体" w:hAnsi="Times New Roman"/>
                <w:position w:val="-10"/>
                <w:szCs w:val="20"/>
              </w:rPr>
            </w:pPr>
            <w:r w:rsidRPr="006225EB">
              <w:rPr>
                <w:rFonts w:ascii="Times New Roman" w:eastAsia="宋体" w:hAnsi="Times New Roman" w:hint="eastAsia"/>
                <w:b w:val="0"/>
                <w:bCs w:val="0"/>
                <w:position w:val="-10"/>
                <w:szCs w:val="20"/>
              </w:rPr>
              <w:t>横断面</w:t>
            </w:r>
            <w:r w:rsidR="0046117D" w:rsidRPr="006225EB">
              <w:rPr>
                <w:rFonts w:ascii="Times New Roman" w:eastAsia="宋体" w:hAnsi="Times New Roman" w:hint="eastAsia"/>
                <w:b w:val="0"/>
                <w:bCs w:val="0"/>
                <w:position w:val="-10"/>
                <w:szCs w:val="20"/>
              </w:rPr>
              <w:t>(TRA)</w:t>
            </w:r>
          </w:p>
        </w:tc>
        <w:tc>
          <w:tcPr>
            <w:tcW w:w="2765" w:type="dxa"/>
          </w:tcPr>
          <w:p w14:paraId="65DBC99C" w14:textId="5167F919" w:rsidR="003F200D" w:rsidRPr="006225EB" w:rsidRDefault="00747E76"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 xml:space="preserve"> </w:t>
            </w:r>
          </w:p>
          <w:p w14:paraId="1113FA21" w14:textId="62FB0DDF" w:rsidR="001A7990" w:rsidRPr="006225EB" w:rsidRDefault="00CD5CC9"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6225EB">
              <w:rPr>
                <w:rFonts w:ascii="Times New Roman" w:eastAsia="宋体" w:hAnsi="Times New Roman" w:hint="eastAsia"/>
                <w:position w:val="-10"/>
                <w:szCs w:val="20"/>
              </w:rPr>
              <w:t>14716</w:t>
            </w:r>
          </w:p>
          <w:p w14:paraId="3D7D7F72" w14:textId="3C1AB916" w:rsidR="001A7990" w:rsidRPr="006225EB" w:rsidRDefault="009A1DA9"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6225EB">
              <w:rPr>
                <w:rFonts w:ascii="Times New Roman" w:eastAsia="宋体" w:hAnsi="Times New Roman" w:hint="eastAsia"/>
                <w:position w:val="-10"/>
                <w:szCs w:val="20"/>
              </w:rPr>
              <w:t>14732</w:t>
            </w:r>
          </w:p>
          <w:p w14:paraId="6811041B" w14:textId="1A36C21E" w:rsidR="001A7990" w:rsidRPr="006225EB" w:rsidRDefault="00451AFA"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6225EB">
              <w:rPr>
                <w:rFonts w:ascii="Times New Roman" w:eastAsia="宋体" w:hAnsi="Times New Roman" w:hint="eastAsia"/>
                <w:position w:val="-10"/>
                <w:szCs w:val="20"/>
              </w:rPr>
              <w:t>17776</w:t>
            </w:r>
          </w:p>
        </w:tc>
        <w:tc>
          <w:tcPr>
            <w:tcW w:w="2766" w:type="dxa"/>
          </w:tcPr>
          <w:p w14:paraId="156E7CC8" w14:textId="77777777" w:rsidR="003F200D" w:rsidRPr="006225EB" w:rsidRDefault="003F200D"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p w14:paraId="37C1E965" w14:textId="6B12707B" w:rsidR="001A7990" w:rsidRPr="006225EB" w:rsidRDefault="00514E7D"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6225EB">
              <w:rPr>
                <w:rFonts w:ascii="Times New Roman" w:eastAsia="宋体" w:hAnsi="Times New Roman" w:hint="eastAsia"/>
                <w:position w:val="-10"/>
                <w:szCs w:val="20"/>
              </w:rPr>
              <w:t>31.16%</w:t>
            </w:r>
          </w:p>
          <w:p w14:paraId="639C88B4" w14:textId="6AD63302" w:rsidR="001A7990" w:rsidRPr="006225EB" w:rsidRDefault="00676DB3"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6225EB">
              <w:rPr>
                <w:rFonts w:ascii="Times New Roman" w:eastAsia="宋体" w:hAnsi="Times New Roman" w:hint="eastAsia"/>
                <w:position w:val="-10"/>
                <w:szCs w:val="20"/>
              </w:rPr>
              <w:t>31.20%</w:t>
            </w:r>
          </w:p>
          <w:p w14:paraId="6FD77DD6" w14:textId="02EE6182" w:rsidR="001A7990" w:rsidRPr="006225EB" w:rsidRDefault="00886A49"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6225EB">
              <w:rPr>
                <w:rFonts w:ascii="Times New Roman" w:eastAsia="宋体" w:hAnsi="Times New Roman" w:hint="eastAsia"/>
                <w:position w:val="-10"/>
                <w:szCs w:val="20"/>
              </w:rPr>
              <w:t>37.64%</w:t>
            </w:r>
          </w:p>
        </w:tc>
      </w:tr>
      <w:tr w:rsidR="003F200D" w14:paraId="3EA067B3" w14:textId="77777777" w:rsidTr="003F200D">
        <w:tc>
          <w:tcPr>
            <w:cnfStyle w:val="001000000000" w:firstRow="0" w:lastRow="0" w:firstColumn="1" w:lastColumn="0" w:oddVBand="0" w:evenVBand="0" w:oddHBand="0" w:evenHBand="0" w:firstRowFirstColumn="0" w:firstRowLastColumn="0" w:lastRowFirstColumn="0" w:lastRowLastColumn="0"/>
            <w:tcW w:w="2765" w:type="dxa"/>
          </w:tcPr>
          <w:p w14:paraId="32E59B44" w14:textId="77777777" w:rsidR="003F200D" w:rsidRPr="006225EB" w:rsidRDefault="00886A49" w:rsidP="006B16F1">
            <w:pPr>
              <w:spacing w:line="360" w:lineRule="auto"/>
              <w:textAlignment w:val="center"/>
              <w:rPr>
                <w:rFonts w:ascii="Times New Roman" w:eastAsia="宋体" w:hAnsi="Times New Roman"/>
                <w:b w:val="0"/>
                <w:bCs w:val="0"/>
                <w:position w:val="-10"/>
                <w:szCs w:val="20"/>
              </w:rPr>
            </w:pPr>
            <w:r w:rsidRPr="006225EB">
              <w:rPr>
                <w:rFonts w:ascii="Times New Roman" w:eastAsia="宋体" w:hAnsi="Times New Roman" w:hint="eastAsia"/>
                <w:position w:val="-10"/>
                <w:szCs w:val="20"/>
              </w:rPr>
              <w:t>序列信息</w:t>
            </w:r>
          </w:p>
          <w:p w14:paraId="30ECCBB4" w14:textId="77777777" w:rsidR="00886A49" w:rsidRDefault="006225EB" w:rsidP="006B16F1">
            <w:pPr>
              <w:spacing w:line="360" w:lineRule="auto"/>
              <w:textAlignment w:val="center"/>
              <w:rPr>
                <w:rFonts w:ascii="Times New Roman" w:eastAsia="宋体" w:hAnsi="Times New Roman"/>
                <w:caps/>
                <w:position w:val="-10"/>
                <w:szCs w:val="20"/>
              </w:rPr>
            </w:pPr>
            <w:r w:rsidRPr="006225EB">
              <w:rPr>
                <w:rFonts w:ascii="Times New Roman" w:eastAsia="宋体" w:hAnsi="Times New Roman" w:hint="eastAsia"/>
                <w:b w:val="0"/>
                <w:bCs w:val="0"/>
                <w:caps/>
                <w:position w:val="-10"/>
                <w:szCs w:val="20"/>
              </w:rPr>
              <w:t>T1</w:t>
            </w:r>
            <w:r w:rsidRPr="006225EB">
              <w:rPr>
                <w:rFonts w:ascii="Times New Roman" w:eastAsia="宋体" w:hAnsi="Times New Roman" w:hint="eastAsia"/>
                <w:b w:val="0"/>
                <w:bCs w:val="0"/>
                <w:caps/>
                <w:position w:val="-10"/>
                <w:szCs w:val="20"/>
              </w:rPr>
              <w:t>加权成像（</w:t>
            </w:r>
            <w:r w:rsidRPr="006225EB">
              <w:rPr>
                <w:rFonts w:ascii="Times New Roman" w:eastAsia="宋体" w:hAnsi="Times New Roman" w:hint="eastAsia"/>
                <w:b w:val="0"/>
                <w:bCs w:val="0"/>
                <w:caps/>
                <w:position w:val="-10"/>
                <w:szCs w:val="20"/>
              </w:rPr>
              <w:t>T1WI</w:t>
            </w:r>
            <w:r w:rsidRPr="006225EB">
              <w:rPr>
                <w:rFonts w:ascii="Times New Roman" w:eastAsia="宋体" w:hAnsi="Times New Roman" w:hint="eastAsia"/>
                <w:b w:val="0"/>
                <w:bCs w:val="0"/>
                <w:caps/>
                <w:position w:val="-10"/>
                <w:szCs w:val="20"/>
              </w:rPr>
              <w:t>）</w:t>
            </w:r>
          </w:p>
          <w:p w14:paraId="0FF70A6B" w14:textId="77777777" w:rsidR="006225EB" w:rsidRDefault="005B2CB8" w:rsidP="006B16F1">
            <w:pPr>
              <w:spacing w:line="360" w:lineRule="auto"/>
              <w:textAlignment w:val="center"/>
              <w:rPr>
                <w:rFonts w:ascii="Times New Roman" w:eastAsia="宋体" w:hAnsi="Times New Roman"/>
                <w:caps/>
                <w:position w:val="-10"/>
                <w:szCs w:val="20"/>
              </w:rPr>
            </w:pPr>
            <w:r>
              <w:rPr>
                <w:rFonts w:ascii="Times New Roman" w:eastAsia="宋体" w:hAnsi="Times New Roman" w:hint="eastAsia"/>
                <w:b w:val="0"/>
                <w:bCs w:val="0"/>
                <w:caps/>
                <w:position w:val="-10"/>
                <w:szCs w:val="20"/>
              </w:rPr>
              <w:t>T2</w:t>
            </w:r>
            <w:r>
              <w:rPr>
                <w:rFonts w:ascii="Times New Roman" w:eastAsia="宋体" w:hAnsi="Times New Roman" w:hint="eastAsia"/>
                <w:b w:val="0"/>
                <w:bCs w:val="0"/>
                <w:caps/>
                <w:position w:val="-10"/>
                <w:szCs w:val="20"/>
              </w:rPr>
              <w:t>加权成像（</w:t>
            </w:r>
            <w:r>
              <w:rPr>
                <w:rFonts w:ascii="Times New Roman" w:eastAsia="宋体" w:hAnsi="Times New Roman" w:hint="eastAsia"/>
                <w:b w:val="0"/>
                <w:bCs w:val="0"/>
                <w:caps/>
                <w:position w:val="-10"/>
                <w:szCs w:val="20"/>
              </w:rPr>
              <w:t>T2WI</w:t>
            </w:r>
            <w:r>
              <w:rPr>
                <w:rFonts w:ascii="Times New Roman" w:eastAsia="宋体" w:hAnsi="Times New Roman" w:hint="eastAsia"/>
                <w:b w:val="0"/>
                <w:bCs w:val="0"/>
                <w:caps/>
                <w:position w:val="-10"/>
                <w:szCs w:val="20"/>
              </w:rPr>
              <w:t>）</w:t>
            </w:r>
          </w:p>
          <w:p w14:paraId="59C94B15" w14:textId="057ACB1B" w:rsidR="009F0BEE" w:rsidRDefault="009F0BEE" w:rsidP="006B16F1">
            <w:pPr>
              <w:spacing w:line="360" w:lineRule="auto"/>
              <w:textAlignment w:val="center"/>
              <w:rPr>
                <w:rFonts w:ascii="Times New Roman" w:eastAsia="宋体" w:hAnsi="Times New Roman"/>
                <w:caps/>
                <w:position w:val="-10"/>
                <w:szCs w:val="20"/>
              </w:rPr>
            </w:pPr>
            <w:r>
              <w:rPr>
                <w:rFonts w:ascii="Times New Roman" w:eastAsia="宋体" w:hAnsi="Times New Roman" w:hint="eastAsia"/>
                <w:b w:val="0"/>
                <w:bCs w:val="0"/>
                <w:caps/>
                <w:position w:val="-10"/>
                <w:szCs w:val="20"/>
              </w:rPr>
              <w:t>液体翻转恢复衰减序列（</w:t>
            </w:r>
            <w:r>
              <w:rPr>
                <w:rFonts w:ascii="Times New Roman" w:eastAsia="宋体" w:hAnsi="Times New Roman" w:hint="eastAsia"/>
                <w:b w:val="0"/>
                <w:bCs w:val="0"/>
                <w:caps/>
                <w:position w:val="-10"/>
                <w:szCs w:val="20"/>
              </w:rPr>
              <w:t>FLAIR</w:t>
            </w:r>
            <w:r>
              <w:rPr>
                <w:rFonts w:ascii="Times New Roman" w:eastAsia="宋体" w:hAnsi="Times New Roman" w:hint="eastAsia"/>
                <w:b w:val="0"/>
                <w:bCs w:val="0"/>
                <w:caps/>
                <w:position w:val="-10"/>
                <w:szCs w:val="20"/>
              </w:rPr>
              <w:t>）</w:t>
            </w:r>
          </w:p>
          <w:p w14:paraId="1B976D41" w14:textId="77777777" w:rsidR="00642B9E" w:rsidRDefault="00642B9E" w:rsidP="006B16F1">
            <w:pPr>
              <w:spacing w:line="360" w:lineRule="auto"/>
              <w:textAlignment w:val="center"/>
              <w:rPr>
                <w:rFonts w:ascii="Times New Roman" w:eastAsia="宋体" w:hAnsi="Times New Roman"/>
                <w:caps/>
                <w:position w:val="-10"/>
                <w:szCs w:val="20"/>
              </w:rPr>
            </w:pPr>
            <w:r>
              <w:rPr>
                <w:rFonts w:ascii="Times New Roman" w:eastAsia="宋体" w:hAnsi="Times New Roman" w:hint="eastAsia"/>
                <w:b w:val="0"/>
                <w:bCs w:val="0"/>
                <w:caps/>
                <w:position w:val="-10"/>
                <w:szCs w:val="20"/>
              </w:rPr>
              <w:t>T1WI</w:t>
            </w:r>
            <w:r>
              <w:rPr>
                <w:rFonts w:ascii="Times New Roman" w:eastAsia="宋体" w:hAnsi="Times New Roman" w:hint="eastAsia"/>
                <w:b w:val="0"/>
                <w:bCs w:val="0"/>
                <w:caps/>
                <w:position w:val="-10"/>
                <w:szCs w:val="20"/>
              </w:rPr>
              <w:t>对比度增强扫描图像</w:t>
            </w:r>
          </w:p>
          <w:p w14:paraId="52CD4779" w14:textId="69EC21F2" w:rsidR="008C00C2" w:rsidRPr="00B7473E" w:rsidRDefault="00B7473E" w:rsidP="006B16F1">
            <w:pPr>
              <w:spacing w:line="360" w:lineRule="auto"/>
              <w:textAlignment w:val="center"/>
              <w:rPr>
                <w:rFonts w:ascii="Times New Roman" w:eastAsia="宋体" w:hAnsi="Times New Roman"/>
                <w:b w:val="0"/>
                <w:bCs w:val="0"/>
                <w:position w:val="-10"/>
                <w:sz w:val="24"/>
              </w:rPr>
            </w:pPr>
            <w:r w:rsidRPr="00B7473E">
              <w:rPr>
                <w:rFonts w:ascii="Times New Roman" w:eastAsia="宋体" w:hAnsi="Times New Roman" w:hint="eastAsia"/>
                <w:b w:val="0"/>
                <w:bCs w:val="0"/>
                <w:position w:val="-10"/>
                <w:szCs w:val="20"/>
              </w:rPr>
              <w:t>扩散加权成像（</w:t>
            </w:r>
            <w:r w:rsidRPr="00B7473E">
              <w:rPr>
                <w:rFonts w:ascii="Times New Roman" w:eastAsia="宋体" w:hAnsi="Times New Roman" w:hint="eastAsia"/>
                <w:b w:val="0"/>
                <w:bCs w:val="0"/>
                <w:position w:val="-10"/>
                <w:szCs w:val="20"/>
              </w:rPr>
              <w:t>DWI</w:t>
            </w:r>
            <w:r w:rsidRPr="00B7473E">
              <w:rPr>
                <w:rFonts w:ascii="Times New Roman" w:eastAsia="宋体" w:hAnsi="Times New Roman" w:hint="eastAsia"/>
                <w:b w:val="0"/>
                <w:bCs w:val="0"/>
                <w:position w:val="-10"/>
                <w:szCs w:val="20"/>
              </w:rPr>
              <w:t>）</w:t>
            </w:r>
          </w:p>
        </w:tc>
        <w:tc>
          <w:tcPr>
            <w:tcW w:w="2765" w:type="dxa"/>
          </w:tcPr>
          <w:p w14:paraId="08A90E52" w14:textId="77777777" w:rsidR="003F200D" w:rsidRDefault="003F200D"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p>
          <w:p w14:paraId="5EB59ACC" w14:textId="411BB52A" w:rsidR="00E91D05" w:rsidRDefault="003F078F"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Pr>
                <w:rFonts w:ascii="Times New Roman" w:eastAsia="宋体" w:hAnsi="Times New Roman" w:hint="eastAsia"/>
                <w:position w:val="-10"/>
                <w:sz w:val="24"/>
              </w:rPr>
              <w:t>13496</w:t>
            </w:r>
          </w:p>
          <w:p w14:paraId="42EA1063" w14:textId="67DFC3E8" w:rsidR="00E91D05" w:rsidRDefault="006C25D3"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Pr>
                <w:rFonts w:ascii="Times New Roman" w:eastAsia="宋体" w:hAnsi="Times New Roman" w:hint="eastAsia"/>
                <w:position w:val="-10"/>
                <w:sz w:val="24"/>
              </w:rPr>
              <w:t>12432</w:t>
            </w:r>
          </w:p>
          <w:p w14:paraId="57469975" w14:textId="3E7BF52C" w:rsidR="00E91D05" w:rsidRDefault="00BB15F9"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Pr>
                <w:rFonts w:ascii="Times New Roman" w:eastAsia="宋体" w:hAnsi="Times New Roman" w:hint="eastAsia"/>
                <w:position w:val="-10"/>
                <w:sz w:val="24"/>
              </w:rPr>
              <w:t>6160</w:t>
            </w:r>
          </w:p>
          <w:p w14:paraId="43AB414C" w14:textId="77777777" w:rsidR="00E91D05" w:rsidRDefault="00E91D05"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p>
          <w:p w14:paraId="37D76F19" w14:textId="77777777" w:rsidR="00E91D05" w:rsidRDefault="008B2762"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Pr>
                <w:rFonts w:ascii="Times New Roman" w:eastAsia="宋体" w:hAnsi="Times New Roman" w:hint="eastAsia"/>
                <w:position w:val="-10"/>
                <w:sz w:val="24"/>
              </w:rPr>
              <w:t>8320</w:t>
            </w:r>
          </w:p>
          <w:p w14:paraId="283BDDA7" w14:textId="0C7D171D" w:rsidR="008C00C2" w:rsidRPr="00386241" w:rsidRDefault="00BD65BA"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Pr>
                <w:rFonts w:ascii="Times New Roman" w:eastAsia="宋体" w:hAnsi="Times New Roman" w:hint="eastAsia"/>
                <w:position w:val="-10"/>
                <w:sz w:val="24"/>
              </w:rPr>
              <w:t>6816</w:t>
            </w:r>
          </w:p>
        </w:tc>
        <w:tc>
          <w:tcPr>
            <w:tcW w:w="2766" w:type="dxa"/>
          </w:tcPr>
          <w:p w14:paraId="37EA5C71" w14:textId="77777777" w:rsidR="003F200D" w:rsidRDefault="003F200D"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p>
          <w:p w14:paraId="73091034" w14:textId="1389AF7E" w:rsidR="00E91D05" w:rsidRDefault="00BD65BA"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Pr>
                <w:rFonts w:ascii="Times New Roman" w:eastAsia="宋体" w:hAnsi="Times New Roman" w:hint="eastAsia"/>
                <w:position w:val="-10"/>
                <w:sz w:val="24"/>
              </w:rPr>
              <w:t>28.58%</w:t>
            </w:r>
          </w:p>
          <w:p w14:paraId="7788DDAC" w14:textId="4D8426B3" w:rsidR="00E91D05" w:rsidRDefault="00BD65BA"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Pr>
                <w:rFonts w:ascii="Times New Roman" w:eastAsia="宋体" w:hAnsi="Times New Roman" w:hint="eastAsia"/>
                <w:position w:val="-10"/>
                <w:sz w:val="24"/>
              </w:rPr>
              <w:t>26.33%</w:t>
            </w:r>
          </w:p>
          <w:p w14:paraId="03ACB457" w14:textId="57B2F6A8" w:rsidR="00E91D05" w:rsidRDefault="00BD65BA"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Pr>
                <w:rFonts w:ascii="Times New Roman" w:eastAsia="宋体" w:hAnsi="Times New Roman" w:hint="eastAsia"/>
                <w:position w:val="-10"/>
                <w:sz w:val="24"/>
              </w:rPr>
              <w:t>13.04%</w:t>
            </w:r>
          </w:p>
          <w:p w14:paraId="7348A791" w14:textId="77777777" w:rsidR="00E91D05" w:rsidRDefault="00E91D05"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p>
          <w:p w14:paraId="22EF4615" w14:textId="767CF54F" w:rsidR="00E91D05" w:rsidRDefault="00F65163"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Pr>
                <w:rFonts w:ascii="Times New Roman" w:eastAsia="宋体" w:hAnsi="Times New Roman" w:hint="eastAsia"/>
                <w:position w:val="-10"/>
                <w:sz w:val="24"/>
              </w:rPr>
              <w:t>17.62%</w:t>
            </w:r>
          </w:p>
          <w:p w14:paraId="1BB30A57" w14:textId="2D557F2C" w:rsidR="00BD65BA" w:rsidRPr="00386241" w:rsidRDefault="00F65163"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Pr>
                <w:rFonts w:ascii="Times New Roman" w:eastAsia="宋体" w:hAnsi="Times New Roman" w:hint="eastAsia"/>
                <w:position w:val="-10"/>
                <w:sz w:val="24"/>
              </w:rPr>
              <w:t>14.43%</w:t>
            </w:r>
          </w:p>
        </w:tc>
      </w:tr>
      <w:tr w:rsidR="003F200D" w14:paraId="26E42147" w14:textId="77777777" w:rsidTr="003F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F33B0DC" w14:textId="09AD43E3" w:rsidR="003F200D" w:rsidRPr="00766BEB" w:rsidRDefault="006761B5" w:rsidP="006B16F1">
            <w:pPr>
              <w:spacing w:line="360" w:lineRule="auto"/>
              <w:textAlignment w:val="center"/>
              <w:rPr>
                <w:rFonts w:ascii="Times New Roman" w:eastAsia="宋体" w:hAnsi="Times New Roman"/>
                <w:position w:val="-10"/>
                <w:szCs w:val="20"/>
              </w:rPr>
            </w:pPr>
            <w:r w:rsidRPr="00766BEB">
              <w:rPr>
                <w:rFonts w:ascii="Times New Roman" w:eastAsia="宋体" w:hAnsi="Times New Roman" w:hint="eastAsia"/>
                <w:position w:val="-10"/>
                <w:szCs w:val="20"/>
              </w:rPr>
              <w:t>一医院</w:t>
            </w:r>
            <w:r w:rsidR="005D58CE" w:rsidRPr="00766BEB">
              <w:rPr>
                <w:rFonts w:ascii="Times New Roman" w:eastAsia="宋体" w:hAnsi="Times New Roman" w:hint="eastAsia"/>
                <w:position w:val="-10"/>
                <w:szCs w:val="20"/>
              </w:rPr>
              <w:t>患者</w:t>
            </w:r>
            <w:r w:rsidR="00DE4FF0" w:rsidRPr="00766BEB">
              <w:rPr>
                <w:rFonts w:ascii="Times New Roman" w:eastAsia="宋体" w:hAnsi="Times New Roman" w:hint="eastAsia"/>
                <w:position w:val="-10"/>
                <w:szCs w:val="20"/>
              </w:rPr>
              <w:t>性别</w:t>
            </w:r>
          </w:p>
          <w:p w14:paraId="79E9FABA" w14:textId="77777777" w:rsidR="006761B5" w:rsidRPr="00766BEB" w:rsidRDefault="006761B5" w:rsidP="006B16F1">
            <w:pPr>
              <w:spacing w:line="360" w:lineRule="auto"/>
              <w:textAlignment w:val="center"/>
              <w:rPr>
                <w:rFonts w:ascii="Times New Roman" w:eastAsia="宋体" w:hAnsi="Times New Roman"/>
                <w:position w:val="-10"/>
                <w:szCs w:val="20"/>
              </w:rPr>
            </w:pPr>
            <w:r w:rsidRPr="00766BEB">
              <w:rPr>
                <w:rFonts w:ascii="Times New Roman" w:eastAsia="宋体" w:hAnsi="Times New Roman" w:hint="eastAsia"/>
                <w:b w:val="0"/>
                <w:bCs w:val="0"/>
                <w:position w:val="-10"/>
                <w:szCs w:val="20"/>
              </w:rPr>
              <w:t>男性</w:t>
            </w:r>
          </w:p>
          <w:p w14:paraId="2AB70B6E" w14:textId="24DDF025" w:rsidR="00DE4FF0" w:rsidRPr="00766BEB" w:rsidRDefault="00DE4FF0" w:rsidP="006B16F1">
            <w:pPr>
              <w:spacing w:line="360" w:lineRule="auto"/>
              <w:textAlignment w:val="center"/>
              <w:rPr>
                <w:rFonts w:ascii="Times New Roman" w:eastAsia="宋体" w:hAnsi="Times New Roman"/>
                <w:b w:val="0"/>
                <w:bCs w:val="0"/>
                <w:position w:val="-10"/>
                <w:szCs w:val="20"/>
              </w:rPr>
            </w:pPr>
            <w:r w:rsidRPr="00766BEB">
              <w:rPr>
                <w:rFonts w:ascii="Times New Roman" w:eastAsia="宋体" w:hAnsi="Times New Roman" w:hint="eastAsia"/>
                <w:b w:val="0"/>
                <w:bCs w:val="0"/>
                <w:position w:val="-10"/>
                <w:szCs w:val="20"/>
              </w:rPr>
              <w:lastRenderedPageBreak/>
              <w:t>女性</w:t>
            </w:r>
          </w:p>
        </w:tc>
        <w:tc>
          <w:tcPr>
            <w:tcW w:w="2765" w:type="dxa"/>
          </w:tcPr>
          <w:p w14:paraId="05DCF7DC" w14:textId="77777777" w:rsidR="003F200D" w:rsidRPr="00766BEB" w:rsidRDefault="003F200D"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p w14:paraId="4A77CB80" w14:textId="7F6256CC" w:rsidR="00DE4FF0" w:rsidRPr="00766BEB" w:rsidRDefault="00DE4FF0"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766BEB">
              <w:rPr>
                <w:rFonts w:ascii="Times New Roman" w:eastAsia="宋体" w:hAnsi="Times New Roman" w:hint="eastAsia"/>
                <w:position w:val="-10"/>
                <w:szCs w:val="20"/>
              </w:rPr>
              <w:t>24</w:t>
            </w:r>
          </w:p>
          <w:p w14:paraId="4B3E46CA" w14:textId="37FEEDD0" w:rsidR="00DE4FF0" w:rsidRPr="00766BEB" w:rsidRDefault="00DE4FF0"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766BEB">
              <w:rPr>
                <w:rFonts w:ascii="Times New Roman" w:eastAsia="宋体" w:hAnsi="Times New Roman" w:hint="eastAsia"/>
                <w:position w:val="-10"/>
                <w:szCs w:val="20"/>
              </w:rPr>
              <w:lastRenderedPageBreak/>
              <w:t>13</w:t>
            </w:r>
          </w:p>
        </w:tc>
        <w:tc>
          <w:tcPr>
            <w:tcW w:w="2766" w:type="dxa"/>
          </w:tcPr>
          <w:p w14:paraId="1330B96C" w14:textId="77777777" w:rsidR="003F200D" w:rsidRPr="00766BEB" w:rsidRDefault="003F200D"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p w14:paraId="4E677A08" w14:textId="28B905D7" w:rsidR="00DE4FF0" w:rsidRPr="00766BEB" w:rsidRDefault="00DE4FF0"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766BEB">
              <w:rPr>
                <w:rFonts w:ascii="Times New Roman" w:eastAsia="宋体" w:hAnsi="Times New Roman" w:hint="eastAsia"/>
                <w:position w:val="-10"/>
                <w:szCs w:val="20"/>
              </w:rPr>
              <w:t>64.86%</w:t>
            </w:r>
          </w:p>
          <w:p w14:paraId="2F2E8654" w14:textId="59B1007B" w:rsidR="00DE4FF0" w:rsidRPr="00766BEB" w:rsidRDefault="005D58CE"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766BEB">
              <w:rPr>
                <w:rFonts w:ascii="Times New Roman" w:eastAsia="宋体" w:hAnsi="Times New Roman" w:hint="eastAsia"/>
                <w:position w:val="-10"/>
                <w:szCs w:val="20"/>
              </w:rPr>
              <w:lastRenderedPageBreak/>
              <w:t>35.14%</w:t>
            </w:r>
          </w:p>
        </w:tc>
      </w:tr>
      <w:tr w:rsidR="003F200D" w14:paraId="2C288363" w14:textId="77777777" w:rsidTr="003F200D">
        <w:tc>
          <w:tcPr>
            <w:cnfStyle w:val="001000000000" w:firstRow="0" w:lastRow="0" w:firstColumn="1" w:lastColumn="0" w:oddVBand="0" w:evenVBand="0" w:oddHBand="0" w:evenHBand="0" w:firstRowFirstColumn="0" w:firstRowLastColumn="0" w:lastRowFirstColumn="0" w:lastRowLastColumn="0"/>
            <w:tcW w:w="2765" w:type="dxa"/>
          </w:tcPr>
          <w:p w14:paraId="5013EAA4" w14:textId="77777777" w:rsidR="003F200D" w:rsidRPr="00766BEB" w:rsidRDefault="005D58CE" w:rsidP="006B16F1">
            <w:pPr>
              <w:spacing w:line="360" w:lineRule="auto"/>
              <w:textAlignment w:val="center"/>
              <w:rPr>
                <w:rFonts w:ascii="Times New Roman" w:eastAsia="宋体" w:hAnsi="Times New Roman"/>
                <w:position w:val="-10"/>
                <w:szCs w:val="20"/>
              </w:rPr>
            </w:pPr>
            <w:r w:rsidRPr="00766BEB">
              <w:rPr>
                <w:rFonts w:ascii="Times New Roman" w:eastAsia="宋体" w:hAnsi="Times New Roman" w:hint="eastAsia"/>
                <w:position w:val="-10"/>
                <w:szCs w:val="20"/>
              </w:rPr>
              <w:t>二医院</w:t>
            </w:r>
            <w:r w:rsidR="00766BEB" w:rsidRPr="00766BEB">
              <w:rPr>
                <w:rFonts w:ascii="Times New Roman" w:eastAsia="宋体" w:hAnsi="Times New Roman" w:hint="eastAsia"/>
                <w:position w:val="-10"/>
                <w:szCs w:val="20"/>
              </w:rPr>
              <w:t>患者性别</w:t>
            </w:r>
          </w:p>
          <w:p w14:paraId="32F14362" w14:textId="616E22B5" w:rsidR="00766BEB" w:rsidRPr="00766BEB" w:rsidRDefault="00766BEB" w:rsidP="006B16F1">
            <w:pPr>
              <w:spacing w:line="360" w:lineRule="auto"/>
              <w:textAlignment w:val="center"/>
              <w:rPr>
                <w:rFonts w:ascii="Times New Roman" w:eastAsia="宋体" w:hAnsi="Times New Roman"/>
                <w:b w:val="0"/>
                <w:bCs w:val="0"/>
                <w:position w:val="-10"/>
                <w:szCs w:val="20"/>
              </w:rPr>
            </w:pPr>
            <w:r w:rsidRPr="00766BEB">
              <w:rPr>
                <w:rFonts w:ascii="Times New Roman" w:eastAsia="宋体" w:hAnsi="Times New Roman" w:hint="eastAsia"/>
                <w:b w:val="0"/>
                <w:bCs w:val="0"/>
                <w:position w:val="-10"/>
                <w:szCs w:val="20"/>
              </w:rPr>
              <w:t>男性</w:t>
            </w:r>
          </w:p>
          <w:p w14:paraId="18DD75B0" w14:textId="36079D5C" w:rsidR="00766BEB" w:rsidRPr="00766BEB" w:rsidRDefault="00766BEB" w:rsidP="006B16F1">
            <w:pPr>
              <w:spacing w:line="360" w:lineRule="auto"/>
              <w:textAlignment w:val="center"/>
              <w:rPr>
                <w:rFonts w:ascii="Times New Roman" w:eastAsia="宋体" w:hAnsi="Times New Roman"/>
                <w:b w:val="0"/>
                <w:bCs w:val="0"/>
                <w:position w:val="-10"/>
                <w:szCs w:val="20"/>
              </w:rPr>
            </w:pPr>
            <w:r w:rsidRPr="00766BEB">
              <w:rPr>
                <w:rFonts w:ascii="Times New Roman" w:eastAsia="宋体" w:hAnsi="Times New Roman" w:hint="eastAsia"/>
                <w:b w:val="0"/>
                <w:bCs w:val="0"/>
                <w:position w:val="-10"/>
                <w:szCs w:val="20"/>
              </w:rPr>
              <w:t>女性</w:t>
            </w:r>
          </w:p>
        </w:tc>
        <w:tc>
          <w:tcPr>
            <w:tcW w:w="2765" w:type="dxa"/>
          </w:tcPr>
          <w:p w14:paraId="15FEB655" w14:textId="77777777" w:rsidR="003F200D" w:rsidRPr="00766BEB" w:rsidRDefault="003F200D"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p>
          <w:p w14:paraId="58BA038B" w14:textId="6315CA8E" w:rsidR="00766BEB" w:rsidRPr="00766BEB" w:rsidRDefault="007C4295"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11</w:t>
            </w:r>
          </w:p>
          <w:p w14:paraId="02F8B310" w14:textId="24F940F9" w:rsidR="00766BEB" w:rsidRPr="00766BEB" w:rsidRDefault="007C4295"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16</w:t>
            </w:r>
          </w:p>
        </w:tc>
        <w:tc>
          <w:tcPr>
            <w:tcW w:w="2766" w:type="dxa"/>
          </w:tcPr>
          <w:p w14:paraId="33F408D1" w14:textId="77777777" w:rsidR="003F200D" w:rsidRPr="00766BEB" w:rsidRDefault="003F200D"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p>
          <w:p w14:paraId="7411A3C5" w14:textId="2FB7C5E6" w:rsidR="00766BEB" w:rsidRPr="00766BEB" w:rsidRDefault="007C4295"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40.74%</w:t>
            </w:r>
          </w:p>
          <w:p w14:paraId="19FA234A" w14:textId="159CE151" w:rsidR="00766BEB" w:rsidRPr="00766BEB" w:rsidRDefault="007C4295"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59.26%</w:t>
            </w:r>
          </w:p>
        </w:tc>
      </w:tr>
      <w:tr w:rsidR="003F200D" w14:paraId="1A6CD406" w14:textId="77777777" w:rsidTr="003F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3B81E46" w14:textId="5F9129B3" w:rsidR="003F200D" w:rsidRPr="007C4295" w:rsidRDefault="007C4295" w:rsidP="006B16F1">
            <w:pPr>
              <w:spacing w:line="360" w:lineRule="auto"/>
              <w:textAlignment w:val="center"/>
              <w:rPr>
                <w:rFonts w:ascii="Times New Roman" w:eastAsia="宋体" w:hAnsi="Times New Roman"/>
                <w:position w:val="-10"/>
                <w:szCs w:val="20"/>
              </w:rPr>
            </w:pPr>
            <w:r w:rsidRPr="007C4295">
              <w:rPr>
                <w:rFonts w:ascii="Times New Roman" w:eastAsia="宋体" w:hAnsi="Times New Roman" w:hint="eastAsia"/>
                <w:position w:val="-10"/>
                <w:szCs w:val="20"/>
              </w:rPr>
              <w:t>一医院</w:t>
            </w:r>
            <w:r w:rsidR="007705F5">
              <w:rPr>
                <w:rFonts w:ascii="Times New Roman" w:eastAsia="宋体" w:hAnsi="Times New Roman" w:hint="eastAsia"/>
                <w:position w:val="-10"/>
                <w:szCs w:val="20"/>
              </w:rPr>
              <w:t>患者年龄</w:t>
            </w:r>
          </w:p>
          <w:p w14:paraId="312C400A" w14:textId="7236709B" w:rsidR="007C4295" w:rsidRPr="007C4295" w:rsidRDefault="007705F5" w:rsidP="006B16F1">
            <w:pPr>
              <w:spacing w:line="360" w:lineRule="auto"/>
              <w:textAlignment w:val="center"/>
              <w:rPr>
                <w:rFonts w:ascii="Times New Roman" w:eastAsia="宋体" w:hAnsi="Times New Roman"/>
                <w:b w:val="0"/>
                <w:bCs w:val="0"/>
                <w:position w:val="-10"/>
                <w:szCs w:val="20"/>
              </w:rPr>
            </w:pPr>
            <w:r>
              <w:rPr>
                <w:rFonts w:ascii="Times New Roman" w:eastAsia="宋体" w:hAnsi="Times New Roman" w:hint="eastAsia"/>
                <w:b w:val="0"/>
                <w:bCs w:val="0"/>
                <w:position w:val="-10"/>
                <w:szCs w:val="20"/>
              </w:rPr>
              <w:t>&lt;20</w:t>
            </w:r>
            <w:r>
              <w:rPr>
                <w:rFonts w:ascii="Times New Roman" w:eastAsia="宋体" w:hAnsi="Times New Roman" w:hint="eastAsia"/>
                <w:b w:val="0"/>
                <w:bCs w:val="0"/>
                <w:position w:val="-10"/>
                <w:szCs w:val="20"/>
              </w:rPr>
              <w:t>岁</w:t>
            </w:r>
          </w:p>
          <w:p w14:paraId="3BC4EAF2" w14:textId="0B73DEDF" w:rsidR="007705F5" w:rsidRPr="007705F5" w:rsidRDefault="007705F5" w:rsidP="006B16F1">
            <w:pPr>
              <w:spacing w:line="360" w:lineRule="auto"/>
              <w:textAlignment w:val="center"/>
              <w:rPr>
                <w:rFonts w:ascii="Times New Roman" w:eastAsia="宋体" w:hAnsi="Times New Roman"/>
                <w:position w:val="-10"/>
                <w:szCs w:val="20"/>
              </w:rPr>
            </w:pPr>
            <w:r>
              <w:rPr>
                <w:rFonts w:ascii="Times New Roman" w:eastAsia="宋体" w:hAnsi="Times New Roman" w:hint="eastAsia"/>
                <w:b w:val="0"/>
                <w:bCs w:val="0"/>
                <w:position w:val="-10"/>
                <w:szCs w:val="20"/>
              </w:rPr>
              <w:t>20~40</w:t>
            </w:r>
            <w:r>
              <w:rPr>
                <w:rFonts w:ascii="Times New Roman" w:eastAsia="宋体" w:hAnsi="Times New Roman" w:hint="eastAsia"/>
                <w:b w:val="0"/>
                <w:bCs w:val="0"/>
                <w:position w:val="-10"/>
                <w:szCs w:val="20"/>
              </w:rPr>
              <w:t>岁</w:t>
            </w:r>
          </w:p>
          <w:p w14:paraId="484DC961" w14:textId="0181AE85" w:rsidR="007C4295" w:rsidRPr="007C4295" w:rsidRDefault="007705F5" w:rsidP="006B16F1">
            <w:pPr>
              <w:spacing w:line="360" w:lineRule="auto"/>
              <w:textAlignment w:val="center"/>
              <w:rPr>
                <w:rFonts w:ascii="Times New Roman" w:eastAsia="宋体" w:hAnsi="Times New Roman"/>
                <w:b w:val="0"/>
                <w:bCs w:val="0"/>
                <w:position w:val="-10"/>
                <w:szCs w:val="20"/>
              </w:rPr>
            </w:pPr>
            <w:r>
              <w:rPr>
                <w:rFonts w:ascii="Times New Roman" w:eastAsia="宋体" w:hAnsi="Times New Roman" w:hint="eastAsia"/>
                <w:b w:val="0"/>
                <w:bCs w:val="0"/>
                <w:position w:val="-10"/>
                <w:szCs w:val="20"/>
              </w:rPr>
              <w:t>40~60</w:t>
            </w:r>
            <w:r>
              <w:rPr>
                <w:rFonts w:ascii="Times New Roman" w:eastAsia="宋体" w:hAnsi="Times New Roman" w:hint="eastAsia"/>
                <w:b w:val="0"/>
                <w:bCs w:val="0"/>
                <w:position w:val="-10"/>
                <w:szCs w:val="20"/>
              </w:rPr>
              <w:t>岁</w:t>
            </w:r>
          </w:p>
          <w:p w14:paraId="29452B9B" w14:textId="51E35F8B" w:rsidR="007C4295" w:rsidRPr="007C4295" w:rsidRDefault="007705F5" w:rsidP="006B16F1">
            <w:pPr>
              <w:spacing w:line="360" w:lineRule="auto"/>
              <w:textAlignment w:val="center"/>
              <w:rPr>
                <w:rFonts w:ascii="Times New Roman" w:eastAsia="宋体" w:hAnsi="Times New Roman"/>
                <w:b w:val="0"/>
                <w:bCs w:val="0"/>
                <w:position w:val="-10"/>
                <w:szCs w:val="20"/>
              </w:rPr>
            </w:pPr>
            <w:r>
              <w:rPr>
                <w:rFonts w:ascii="Times New Roman" w:eastAsia="宋体" w:hAnsi="Times New Roman" w:hint="eastAsia"/>
                <w:b w:val="0"/>
                <w:bCs w:val="0"/>
                <w:position w:val="-10"/>
                <w:szCs w:val="20"/>
              </w:rPr>
              <w:t>&gt;60</w:t>
            </w:r>
            <w:r>
              <w:rPr>
                <w:rFonts w:ascii="Times New Roman" w:eastAsia="宋体" w:hAnsi="Times New Roman" w:hint="eastAsia"/>
                <w:b w:val="0"/>
                <w:bCs w:val="0"/>
                <w:position w:val="-10"/>
                <w:szCs w:val="20"/>
              </w:rPr>
              <w:t>岁</w:t>
            </w:r>
          </w:p>
        </w:tc>
        <w:tc>
          <w:tcPr>
            <w:tcW w:w="2765" w:type="dxa"/>
          </w:tcPr>
          <w:p w14:paraId="2C77AC99" w14:textId="77777777" w:rsidR="003F200D" w:rsidRPr="007C4295" w:rsidRDefault="003F200D"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p w14:paraId="5AB004E9" w14:textId="365FF6B1" w:rsidR="007C4295" w:rsidRPr="007C4295" w:rsidRDefault="00AB731F"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w:t>
            </w:r>
          </w:p>
          <w:p w14:paraId="37DAE626" w14:textId="1A87A26B" w:rsidR="007C4295" w:rsidRPr="007C4295" w:rsidRDefault="00AB731F"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9</w:t>
            </w:r>
          </w:p>
          <w:p w14:paraId="3FC3BC8C" w14:textId="10E05F99" w:rsidR="007C4295" w:rsidRPr="007C4295" w:rsidRDefault="00AB731F"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18</w:t>
            </w:r>
          </w:p>
          <w:p w14:paraId="5DA6AD74" w14:textId="0AC02749" w:rsidR="007C4295" w:rsidRPr="007C4295" w:rsidRDefault="00AB731F"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9</w:t>
            </w:r>
          </w:p>
        </w:tc>
        <w:tc>
          <w:tcPr>
            <w:tcW w:w="2766" w:type="dxa"/>
          </w:tcPr>
          <w:p w14:paraId="537DF806" w14:textId="77777777" w:rsidR="003F200D" w:rsidRPr="007C4295" w:rsidRDefault="003F200D"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p w14:paraId="12326AF8" w14:textId="10F5CF55" w:rsidR="007C4295" w:rsidRPr="007C4295" w:rsidRDefault="00AB731F"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7.41%</w:t>
            </w:r>
          </w:p>
          <w:p w14:paraId="7E8E4B8C" w14:textId="096E2185" w:rsidR="007C4295" w:rsidRPr="007C4295" w:rsidRDefault="00AB731F"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27.70%</w:t>
            </w:r>
          </w:p>
          <w:p w14:paraId="61934BA0" w14:textId="44BFB421" w:rsidR="007C4295" w:rsidRPr="007C4295" w:rsidRDefault="00AB731F"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48.65%</w:t>
            </w:r>
          </w:p>
          <w:p w14:paraId="5E59144E" w14:textId="64379E45" w:rsidR="007C4295" w:rsidRPr="007C4295" w:rsidRDefault="00AB731F"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24.32%</w:t>
            </w:r>
          </w:p>
        </w:tc>
      </w:tr>
      <w:tr w:rsidR="003F200D" w14:paraId="133E5B39" w14:textId="77777777" w:rsidTr="003F200D">
        <w:tc>
          <w:tcPr>
            <w:cnfStyle w:val="001000000000" w:firstRow="0" w:lastRow="0" w:firstColumn="1" w:lastColumn="0" w:oddVBand="0" w:evenVBand="0" w:oddHBand="0" w:evenHBand="0" w:firstRowFirstColumn="0" w:firstRowLastColumn="0" w:lastRowFirstColumn="0" w:lastRowLastColumn="0"/>
            <w:tcW w:w="2765" w:type="dxa"/>
          </w:tcPr>
          <w:p w14:paraId="7AE1DBC3" w14:textId="77777777" w:rsidR="003F200D" w:rsidRPr="0007773D" w:rsidRDefault="00AB731F" w:rsidP="006B16F1">
            <w:pPr>
              <w:spacing w:line="360" w:lineRule="auto"/>
              <w:textAlignment w:val="center"/>
              <w:rPr>
                <w:rFonts w:ascii="Times New Roman" w:eastAsia="宋体" w:hAnsi="Times New Roman"/>
                <w:position w:val="-10"/>
                <w:szCs w:val="20"/>
              </w:rPr>
            </w:pPr>
            <w:r w:rsidRPr="0007773D">
              <w:rPr>
                <w:rFonts w:ascii="Times New Roman" w:eastAsia="宋体" w:hAnsi="Times New Roman" w:hint="eastAsia"/>
                <w:position w:val="-10"/>
                <w:szCs w:val="20"/>
              </w:rPr>
              <w:t>二医院患者</w:t>
            </w:r>
            <w:r w:rsidR="0007773D" w:rsidRPr="0007773D">
              <w:rPr>
                <w:rFonts w:ascii="Times New Roman" w:eastAsia="宋体" w:hAnsi="Times New Roman" w:hint="eastAsia"/>
                <w:position w:val="-10"/>
                <w:szCs w:val="20"/>
              </w:rPr>
              <w:t>年龄</w:t>
            </w:r>
          </w:p>
          <w:p w14:paraId="6DB0871C" w14:textId="77777777" w:rsidR="0007773D" w:rsidRPr="007C4295" w:rsidRDefault="0007773D" w:rsidP="0007773D">
            <w:pPr>
              <w:spacing w:line="360" w:lineRule="auto"/>
              <w:textAlignment w:val="center"/>
              <w:rPr>
                <w:rFonts w:ascii="Times New Roman" w:eastAsia="宋体" w:hAnsi="Times New Roman"/>
                <w:b w:val="0"/>
                <w:bCs w:val="0"/>
                <w:position w:val="-10"/>
                <w:szCs w:val="20"/>
              </w:rPr>
            </w:pPr>
            <w:r>
              <w:rPr>
                <w:rFonts w:ascii="Times New Roman" w:eastAsia="宋体" w:hAnsi="Times New Roman" w:hint="eastAsia"/>
                <w:b w:val="0"/>
                <w:bCs w:val="0"/>
                <w:position w:val="-10"/>
                <w:szCs w:val="20"/>
              </w:rPr>
              <w:t>&lt;20</w:t>
            </w:r>
            <w:r>
              <w:rPr>
                <w:rFonts w:ascii="Times New Roman" w:eastAsia="宋体" w:hAnsi="Times New Roman" w:hint="eastAsia"/>
                <w:b w:val="0"/>
                <w:bCs w:val="0"/>
                <w:position w:val="-10"/>
                <w:szCs w:val="20"/>
              </w:rPr>
              <w:t>岁</w:t>
            </w:r>
          </w:p>
          <w:p w14:paraId="283C3401" w14:textId="77777777" w:rsidR="0007773D" w:rsidRPr="007705F5" w:rsidRDefault="0007773D" w:rsidP="0007773D">
            <w:pPr>
              <w:spacing w:line="360" w:lineRule="auto"/>
              <w:textAlignment w:val="center"/>
              <w:rPr>
                <w:rFonts w:ascii="Times New Roman" w:eastAsia="宋体" w:hAnsi="Times New Roman"/>
                <w:position w:val="-10"/>
                <w:szCs w:val="20"/>
              </w:rPr>
            </w:pPr>
            <w:r>
              <w:rPr>
                <w:rFonts w:ascii="Times New Roman" w:eastAsia="宋体" w:hAnsi="Times New Roman" w:hint="eastAsia"/>
                <w:b w:val="0"/>
                <w:bCs w:val="0"/>
                <w:position w:val="-10"/>
                <w:szCs w:val="20"/>
              </w:rPr>
              <w:t>20~40</w:t>
            </w:r>
            <w:r>
              <w:rPr>
                <w:rFonts w:ascii="Times New Roman" w:eastAsia="宋体" w:hAnsi="Times New Roman" w:hint="eastAsia"/>
                <w:b w:val="0"/>
                <w:bCs w:val="0"/>
                <w:position w:val="-10"/>
                <w:szCs w:val="20"/>
              </w:rPr>
              <w:t>岁</w:t>
            </w:r>
          </w:p>
          <w:p w14:paraId="28A3DFDC" w14:textId="77777777" w:rsidR="0007773D" w:rsidRPr="007C4295" w:rsidRDefault="0007773D" w:rsidP="0007773D">
            <w:pPr>
              <w:spacing w:line="360" w:lineRule="auto"/>
              <w:textAlignment w:val="center"/>
              <w:rPr>
                <w:rFonts w:ascii="Times New Roman" w:eastAsia="宋体" w:hAnsi="Times New Roman"/>
                <w:b w:val="0"/>
                <w:bCs w:val="0"/>
                <w:position w:val="-10"/>
                <w:szCs w:val="20"/>
              </w:rPr>
            </w:pPr>
            <w:r>
              <w:rPr>
                <w:rFonts w:ascii="Times New Roman" w:eastAsia="宋体" w:hAnsi="Times New Roman" w:hint="eastAsia"/>
                <w:b w:val="0"/>
                <w:bCs w:val="0"/>
                <w:position w:val="-10"/>
                <w:szCs w:val="20"/>
              </w:rPr>
              <w:t>40~60</w:t>
            </w:r>
            <w:r>
              <w:rPr>
                <w:rFonts w:ascii="Times New Roman" w:eastAsia="宋体" w:hAnsi="Times New Roman" w:hint="eastAsia"/>
                <w:b w:val="0"/>
                <w:bCs w:val="0"/>
                <w:position w:val="-10"/>
                <w:szCs w:val="20"/>
              </w:rPr>
              <w:t>岁</w:t>
            </w:r>
          </w:p>
          <w:p w14:paraId="5C0E9BEE" w14:textId="65FD690E" w:rsidR="0007773D" w:rsidRPr="0007773D" w:rsidRDefault="0007773D" w:rsidP="006B16F1">
            <w:pPr>
              <w:spacing w:line="360" w:lineRule="auto"/>
              <w:textAlignment w:val="center"/>
              <w:rPr>
                <w:rFonts w:ascii="Times New Roman" w:eastAsia="宋体" w:hAnsi="Times New Roman"/>
                <w:b w:val="0"/>
                <w:bCs w:val="0"/>
                <w:position w:val="-10"/>
                <w:szCs w:val="20"/>
              </w:rPr>
            </w:pPr>
            <w:r>
              <w:rPr>
                <w:rFonts w:ascii="Times New Roman" w:eastAsia="宋体" w:hAnsi="Times New Roman" w:hint="eastAsia"/>
                <w:b w:val="0"/>
                <w:bCs w:val="0"/>
                <w:position w:val="-10"/>
                <w:szCs w:val="20"/>
              </w:rPr>
              <w:t>&gt;60</w:t>
            </w:r>
            <w:r>
              <w:rPr>
                <w:rFonts w:ascii="Times New Roman" w:eastAsia="宋体" w:hAnsi="Times New Roman" w:hint="eastAsia"/>
                <w:b w:val="0"/>
                <w:bCs w:val="0"/>
                <w:position w:val="-10"/>
                <w:szCs w:val="20"/>
              </w:rPr>
              <w:t>岁</w:t>
            </w:r>
          </w:p>
        </w:tc>
        <w:tc>
          <w:tcPr>
            <w:tcW w:w="2765" w:type="dxa"/>
          </w:tcPr>
          <w:p w14:paraId="3A43FDEC" w14:textId="77777777" w:rsidR="003F200D" w:rsidRPr="0007773D" w:rsidRDefault="003F200D"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p>
          <w:p w14:paraId="581557E9" w14:textId="45B425DD" w:rsidR="0007773D" w:rsidRPr="0007773D" w:rsidRDefault="0007773D"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2</w:t>
            </w:r>
          </w:p>
          <w:p w14:paraId="65AD884B" w14:textId="1F2C20F2" w:rsidR="0007773D" w:rsidRPr="0007773D" w:rsidRDefault="0007773D"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8</w:t>
            </w:r>
          </w:p>
          <w:p w14:paraId="75856B40" w14:textId="310AC404" w:rsidR="0007773D" w:rsidRPr="0007773D" w:rsidRDefault="0007773D"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14</w:t>
            </w:r>
          </w:p>
          <w:p w14:paraId="3780EAAE" w14:textId="050E8B1F" w:rsidR="0007773D" w:rsidRPr="0007773D" w:rsidRDefault="0007773D"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3</w:t>
            </w:r>
          </w:p>
        </w:tc>
        <w:tc>
          <w:tcPr>
            <w:tcW w:w="2766" w:type="dxa"/>
          </w:tcPr>
          <w:p w14:paraId="65524AEC" w14:textId="77777777" w:rsidR="003F200D" w:rsidRPr="0007773D" w:rsidRDefault="003F200D"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p>
          <w:p w14:paraId="288A8884" w14:textId="000211DD" w:rsidR="0007773D" w:rsidRPr="0007773D" w:rsidRDefault="000C7190"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7.41%</w:t>
            </w:r>
          </w:p>
          <w:p w14:paraId="5D780C30" w14:textId="6A73EA14" w:rsidR="0007773D" w:rsidRPr="0007773D" w:rsidRDefault="000C7190"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29.63%</w:t>
            </w:r>
          </w:p>
          <w:p w14:paraId="670FD312" w14:textId="4C848B42" w:rsidR="0007773D" w:rsidRPr="0007773D" w:rsidRDefault="000C7190"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51.85%</w:t>
            </w:r>
          </w:p>
          <w:p w14:paraId="67B7DA4B" w14:textId="52CE3999" w:rsidR="0007773D" w:rsidRPr="0007773D" w:rsidRDefault="000C7190"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11.11%</w:t>
            </w:r>
          </w:p>
        </w:tc>
      </w:tr>
      <w:tr w:rsidR="003F200D" w14:paraId="67616AF4" w14:textId="77777777" w:rsidTr="003F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2C0DE57B" w14:textId="77777777" w:rsidR="003F200D" w:rsidRPr="005555E2" w:rsidRDefault="005555E2" w:rsidP="006B16F1">
            <w:pPr>
              <w:spacing w:line="360" w:lineRule="auto"/>
              <w:textAlignment w:val="center"/>
              <w:rPr>
                <w:rFonts w:ascii="Times New Roman" w:eastAsia="宋体" w:hAnsi="Times New Roman"/>
                <w:position w:val="-10"/>
                <w:szCs w:val="20"/>
              </w:rPr>
            </w:pPr>
            <w:r w:rsidRPr="005555E2">
              <w:rPr>
                <w:rFonts w:ascii="Times New Roman" w:eastAsia="宋体" w:hAnsi="Times New Roman" w:hint="eastAsia"/>
                <w:position w:val="-10"/>
                <w:szCs w:val="20"/>
              </w:rPr>
              <w:t>一医院肿瘤级别</w:t>
            </w:r>
          </w:p>
          <w:p w14:paraId="4A95C47A" w14:textId="4E56D3AB" w:rsidR="005555E2" w:rsidRPr="00C60512" w:rsidRDefault="00C60512" w:rsidP="006B16F1">
            <w:pPr>
              <w:spacing w:line="360" w:lineRule="auto"/>
              <w:textAlignment w:val="center"/>
              <w:rPr>
                <w:rFonts w:ascii="Times New Roman" w:eastAsia="宋体" w:hAnsi="Times New Roman"/>
                <w:b w:val="0"/>
                <w:bCs w:val="0"/>
                <w:position w:val="-10"/>
                <w:szCs w:val="20"/>
              </w:rPr>
            </w:pPr>
            <w:r w:rsidRPr="00C60512">
              <w:rPr>
                <w:rFonts w:ascii="Times New Roman" w:eastAsia="宋体" w:hAnsi="Times New Roman" w:hint="eastAsia"/>
                <w:b w:val="0"/>
                <w:bCs w:val="0"/>
                <w:position w:val="-10"/>
                <w:szCs w:val="20"/>
              </w:rPr>
              <w:t>I</w:t>
            </w:r>
            <w:r w:rsidRPr="00C60512">
              <w:rPr>
                <w:rFonts w:ascii="Times New Roman" w:eastAsia="宋体" w:hAnsi="Times New Roman" w:hint="eastAsia"/>
                <w:b w:val="0"/>
                <w:bCs w:val="0"/>
                <w:position w:val="-10"/>
                <w:szCs w:val="20"/>
              </w:rPr>
              <w:t>级</w:t>
            </w:r>
          </w:p>
          <w:p w14:paraId="7293AABC" w14:textId="2798A189" w:rsidR="005555E2" w:rsidRPr="00A6418B" w:rsidRDefault="00A6418B" w:rsidP="006B16F1">
            <w:pPr>
              <w:spacing w:line="360" w:lineRule="auto"/>
              <w:textAlignment w:val="center"/>
              <w:rPr>
                <w:rFonts w:ascii="Times New Roman" w:eastAsia="宋体" w:hAnsi="Times New Roman"/>
                <w:b w:val="0"/>
                <w:bCs w:val="0"/>
                <w:position w:val="-10"/>
                <w:sz w:val="18"/>
                <w:szCs w:val="16"/>
              </w:rPr>
            </w:pPr>
            <w:r w:rsidRPr="00A6418B">
              <w:rPr>
                <w:rFonts w:ascii="Times New Roman" w:hAnsi="Times New Roman" w:hint="eastAsia"/>
                <w:b w:val="0"/>
                <w:bCs w:val="0"/>
                <w:szCs w:val="21"/>
              </w:rPr>
              <w:t>II</w:t>
            </w:r>
            <w:r w:rsidRPr="00A6418B">
              <w:rPr>
                <w:rFonts w:ascii="Times New Roman" w:hAnsi="Times New Roman" w:hint="eastAsia"/>
                <w:b w:val="0"/>
                <w:bCs w:val="0"/>
                <w:szCs w:val="21"/>
              </w:rPr>
              <w:t>级</w:t>
            </w:r>
          </w:p>
          <w:p w14:paraId="651281A0" w14:textId="755F52E2" w:rsidR="005555E2" w:rsidRPr="00884146" w:rsidRDefault="00884146" w:rsidP="006B16F1">
            <w:pPr>
              <w:spacing w:line="360" w:lineRule="auto"/>
              <w:textAlignment w:val="center"/>
              <w:rPr>
                <w:rFonts w:ascii="Times New Roman" w:eastAsia="宋体" w:hAnsi="Times New Roman"/>
                <w:b w:val="0"/>
                <w:bCs w:val="0"/>
                <w:position w:val="-10"/>
                <w:sz w:val="18"/>
                <w:szCs w:val="16"/>
              </w:rPr>
            </w:pPr>
            <w:r w:rsidRPr="00884146">
              <w:rPr>
                <w:rFonts w:ascii="Times New Roman" w:hAnsi="Times New Roman" w:hint="eastAsia"/>
                <w:b w:val="0"/>
                <w:bCs w:val="0"/>
                <w:szCs w:val="21"/>
              </w:rPr>
              <w:t>III</w:t>
            </w:r>
            <w:r w:rsidRPr="00884146">
              <w:rPr>
                <w:rFonts w:ascii="Times New Roman" w:hAnsi="Times New Roman" w:hint="eastAsia"/>
                <w:b w:val="0"/>
                <w:bCs w:val="0"/>
                <w:szCs w:val="21"/>
              </w:rPr>
              <w:t>级</w:t>
            </w:r>
          </w:p>
          <w:p w14:paraId="5A3E435E" w14:textId="7BA10A31" w:rsidR="005555E2" w:rsidRPr="000227CD" w:rsidRDefault="000227CD" w:rsidP="006B16F1">
            <w:pPr>
              <w:spacing w:line="360" w:lineRule="auto"/>
              <w:textAlignment w:val="center"/>
              <w:rPr>
                <w:rFonts w:ascii="Times New Roman" w:eastAsia="宋体" w:hAnsi="Times New Roman"/>
                <w:b w:val="0"/>
                <w:bCs w:val="0"/>
                <w:position w:val="-10"/>
                <w:szCs w:val="20"/>
              </w:rPr>
            </w:pPr>
            <w:r w:rsidRPr="000227CD">
              <w:rPr>
                <w:rFonts w:ascii="Times New Roman" w:hAnsi="Times New Roman" w:hint="eastAsia"/>
                <w:b w:val="0"/>
                <w:bCs w:val="0"/>
                <w:szCs w:val="21"/>
              </w:rPr>
              <w:t>IV</w:t>
            </w:r>
            <w:r w:rsidRPr="000227CD">
              <w:rPr>
                <w:rFonts w:ascii="Times New Roman" w:hAnsi="Times New Roman" w:hint="eastAsia"/>
                <w:b w:val="0"/>
                <w:bCs w:val="0"/>
                <w:szCs w:val="21"/>
              </w:rPr>
              <w:t>级</w:t>
            </w:r>
          </w:p>
        </w:tc>
        <w:tc>
          <w:tcPr>
            <w:tcW w:w="2765" w:type="dxa"/>
          </w:tcPr>
          <w:p w14:paraId="363DBC26" w14:textId="77777777" w:rsidR="003F200D" w:rsidRPr="005555E2" w:rsidRDefault="003F200D"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p w14:paraId="1E2D991C" w14:textId="44BF74BC" w:rsidR="005555E2" w:rsidRPr="005555E2" w:rsidRDefault="00E35395"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w:t>
            </w:r>
          </w:p>
          <w:p w14:paraId="770E6CB2" w14:textId="7FEE3C57" w:rsidR="005555E2" w:rsidRPr="005555E2" w:rsidRDefault="00E35395"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5</w:t>
            </w:r>
          </w:p>
          <w:p w14:paraId="0E2EB56B" w14:textId="68E2FCDC" w:rsidR="005555E2" w:rsidRPr="005555E2" w:rsidRDefault="00E35395"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14</w:t>
            </w:r>
          </w:p>
          <w:p w14:paraId="21AB46B1" w14:textId="3B8E82B3" w:rsidR="005555E2" w:rsidRPr="005555E2" w:rsidRDefault="00E35395"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17</w:t>
            </w:r>
          </w:p>
        </w:tc>
        <w:tc>
          <w:tcPr>
            <w:tcW w:w="2766" w:type="dxa"/>
          </w:tcPr>
          <w:p w14:paraId="636EBD9A" w14:textId="77777777" w:rsidR="003F200D" w:rsidRPr="005555E2" w:rsidRDefault="003F200D"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p w14:paraId="27E934C1" w14:textId="47866328" w:rsidR="005555E2" w:rsidRPr="005555E2" w:rsidRDefault="00805E0A"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w:t>
            </w:r>
            <w:r w:rsidR="00B401B7">
              <w:rPr>
                <w:rFonts w:ascii="Times New Roman" w:eastAsia="宋体" w:hAnsi="Times New Roman" w:hint="eastAsia"/>
                <w:position w:val="-10"/>
                <w:szCs w:val="20"/>
              </w:rPr>
              <w:t>%</w:t>
            </w:r>
          </w:p>
          <w:p w14:paraId="7950905D" w14:textId="5E24DEDB" w:rsidR="005555E2" w:rsidRPr="005555E2" w:rsidRDefault="00805E0A"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13.51</w:t>
            </w:r>
            <w:r w:rsidR="00B401B7">
              <w:rPr>
                <w:rFonts w:ascii="Times New Roman" w:eastAsia="宋体" w:hAnsi="Times New Roman" w:hint="eastAsia"/>
                <w:position w:val="-10"/>
                <w:szCs w:val="20"/>
              </w:rPr>
              <w:t>%</w:t>
            </w:r>
          </w:p>
          <w:p w14:paraId="1B323F40" w14:textId="2D84E3D3" w:rsidR="005555E2" w:rsidRPr="005555E2" w:rsidRDefault="003C39B4"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37.84</w:t>
            </w:r>
            <w:r w:rsidR="00B401B7">
              <w:rPr>
                <w:rFonts w:ascii="Times New Roman" w:eastAsia="宋体" w:hAnsi="Times New Roman" w:hint="eastAsia"/>
                <w:position w:val="-10"/>
                <w:szCs w:val="20"/>
              </w:rPr>
              <w:t>%</w:t>
            </w:r>
          </w:p>
          <w:p w14:paraId="42C3AA19" w14:textId="7402E129" w:rsidR="005555E2" w:rsidRPr="005555E2" w:rsidRDefault="00B401B7" w:rsidP="006B16F1">
            <w:pPr>
              <w:spacing w:line="360" w:lineRule="auto"/>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45.95%</w:t>
            </w:r>
          </w:p>
        </w:tc>
      </w:tr>
      <w:tr w:rsidR="00B401B7" w14:paraId="34E2BBD4" w14:textId="77777777" w:rsidTr="003F200D">
        <w:tc>
          <w:tcPr>
            <w:cnfStyle w:val="001000000000" w:firstRow="0" w:lastRow="0" w:firstColumn="1" w:lastColumn="0" w:oddVBand="0" w:evenVBand="0" w:oddHBand="0" w:evenHBand="0" w:firstRowFirstColumn="0" w:firstRowLastColumn="0" w:lastRowFirstColumn="0" w:lastRowLastColumn="0"/>
            <w:tcW w:w="2765" w:type="dxa"/>
          </w:tcPr>
          <w:p w14:paraId="6E4A2397" w14:textId="77777777" w:rsidR="00B401B7" w:rsidRDefault="00B401B7" w:rsidP="006B16F1">
            <w:pPr>
              <w:spacing w:line="360" w:lineRule="auto"/>
              <w:textAlignment w:val="center"/>
              <w:rPr>
                <w:rFonts w:ascii="Times New Roman" w:eastAsia="宋体" w:hAnsi="Times New Roman"/>
                <w:b w:val="0"/>
                <w:bCs w:val="0"/>
                <w:position w:val="-10"/>
                <w:szCs w:val="20"/>
              </w:rPr>
            </w:pPr>
            <w:r w:rsidRPr="00B401B7">
              <w:rPr>
                <w:rFonts w:ascii="Times New Roman" w:eastAsia="宋体" w:hAnsi="Times New Roman" w:hint="eastAsia"/>
                <w:position w:val="-10"/>
                <w:szCs w:val="20"/>
              </w:rPr>
              <w:t>二医院肿瘤级别</w:t>
            </w:r>
          </w:p>
          <w:p w14:paraId="7AE4A284" w14:textId="77777777" w:rsidR="00B401B7" w:rsidRPr="00C60512" w:rsidRDefault="00B401B7" w:rsidP="00B401B7">
            <w:pPr>
              <w:spacing w:line="360" w:lineRule="auto"/>
              <w:textAlignment w:val="center"/>
              <w:rPr>
                <w:rFonts w:ascii="Times New Roman" w:eastAsia="宋体" w:hAnsi="Times New Roman"/>
                <w:b w:val="0"/>
                <w:bCs w:val="0"/>
                <w:position w:val="-10"/>
                <w:szCs w:val="20"/>
              </w:rPr>
            </w:pPr>
            <w:r w:rsidRPr="00C60512">
              <w:rPr>
                <w:rFonts w:ascii="Times New Roman" w:eastAsia="宋体" w:hAnsi="Times New Roman" w:hint="eastAsia"/>
                <w:b w:val="0"/>
                <w:bCs w:val="0"/>
                <w:position w:val="-10"/>
                <w:szCs w:val="20"/>
              </w:rPr>
              <w:t>I</w:t>
            </w:r>
            <w:r w:rsidRPr="00C60512">
              <w:rPr>
                <w:rFonts w:ascii="Times New Roman" w:eastAsia="宋体" w:hAnsi="Times New Roman" w:hint="eastAsia"/>
                <w:b w:val="0"/>
                <w:bCs w:val="0"/>
                <w:position w:val="-10"/>
                <w:szCs w:val="20"/>
              </w:rPr>
              <w:t>级</w:t>
            </w:r>
          </w:p>
          <w:p w14:paraId="303BAB5F" w14:textId="77777777" w:rsidR="00B401B7" w:rsidRPr="00A6418B" w:rsidRDefault="00B401B7" w:rsidP="00B401B7">
            <w:pPr>
              <w:spacing w:line="360" w:lineRule="auto"/>
              <w:textAlignment w:val="center"/>
              <w:rPr>
                <w:rFonts w:ascii="Times New Roman" w:eastAsia="宋体" w:hAnsi="Times New Roman"/>
                <w:b w:val="0"/>
                <w:bCs w:val="0"/>
                <w:position w:val="-10"/>
                <w:sz w:val="18"/>
                <w:szCs w:val="16"/>
              </w:rPr>
            </w:pPr>
            <w:r w:rsidRPr="00A6418B">
              <w:rPr>
                <w:rFonts w:ascii="Times New Roman" w:hAnsi="Times New Roman" w:hint="eastAsia"/>
                <w:b w:val="0"/>
                <w:bCs w:val="0"/>
                <w:szCs w:val="21"/>
              </w:rPr>
              <w:t>II</w:t>
            </w:r>
            <w:r w:rsidRPr="00A6418B">
              <w:rPr>
                <w:rFonts w:ascii="Times New Roman" w:hAnsi="Times New Roman" w:hint="eastAsia"/>
                <w:b w:val="0"/>
                <w:bCs w:val="0"/>
                <w:szCs w:val="21"/>
              </w:rPr>
              <w:t>级</w:t>
            </w:r>
          </w:p>
          <w:p w14:paraId="7C2A3A71" w14:textId="77777777" w:rsidR="00B401B7" w:rsidRPr="00884146" w:rsidRDefault="00B401B7" w:rsidP="00B401B7">
            <w:pPr>
              <w:spacing w:line="360" w:lineRule="auto"/>
              <w:textAlignment w:val="center"/>
              <w:rPr>
                <w:rFonts w:ascii="Times New Roman" w:eastAsia="宋体" w:hAnsi="Times New Roman"/>
                <w:b w:val="0"/>
                <w:bCs w:val="0"/>
                <w:position w:val="-10"/>
                <w:sz w:val="18"/>
                <w:szCs w:val="16"/>
              </w:rPr>
            </w:pPr>
            <w:r w:rsidRPr="00884146">
              <w:rPr>
                <w:rFonts w:ascii="Times New Roman" w:hAnsi="Times New Roman" w:hint="eastAsia"/>
                <w:b w:val="0"/>
                <w:bCs w:val="0"/>
                <w:szCs w:val="21"/>
              </w:rPr>
              <w:t>III</w:t>
            </w:r>
            <w:r w:rsidRPr="00884146">
              <w:rPr>
                <w:rFonts w:ascii="Times New Roman" w:hAnsi="Times New Roman" w:hint="eastAsia"/>
                <w:b w:val="0"/>
                <w:bCs w:val="0"/>
                <w:szCs w:val="21"/>
              </w:rPr>
              <w:t>级</w:t>
            </w:r>
          </w:p>
          <w:p w14:paraId="22642F80" w14:textId="7DC4AD83" w:rsidR="00B401B7" w:rsidRPr="00B401B7" w:rsidRDefault="00B401B7" w:rsidP="006B16F1">
            <w:pPr>
              <w:spacing w:line="360" w:lineRule="auto"/>
              <w:textAlignment w:val="center"/>
              <w:rPr>
                <w:rFonts w:ascii="Times New Roman" w:eastAsia="宋体" w:hAnsi="Times New Roman"/>
                <w:b w:val="0"/>
                <w:bCs w:val="0"/>
                <w:position w:val="-10"/>
                <w:szCs w:val="20"/>
              </w:rPr>
            </w:pPr>
            <w:r w:rsidRPr="000227CD">
              <w:rPr>
                <w:rFonts w:ascii="Times New Roman" w:hAnsi="Times New Roman" w:hint="eastAsia"/>
                <w:b w:val="0"/>
                <w:bCs w:val="0"/>
                <w:szCs w:val="21"/>
              </w:rPr>
              <w:t>IV</w:t>
            </w:r>
            <w:r w:rsidRPr="000227CD">
              <w:rPr>
                <w:rFonts w:ascii="Times New Roman" w:hAnsi="Times New Roman" w:hint="eastAsia"/>
                <w:b w:val="0"/>
                <w:bCs w:val="0"/>
                <w:szCs w:val="21"/>
              </w:rPr>
              <w:t>级</w:t>
            </w:r>
          </w:p>
        </w:tc>
        <w:tc>
          <w:tcPr>
            <w:tcW w:w="2765" w:type="dxa"/>
          </w:tcPr>
          <w:p w14:paraId="5327BA0B" w14:textId="77777777" w:rsidR="00B401B7" w:rsidRPr="000E226B" w:rsidRDefault="00B401B7"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p>
          <w:p w14:paraId="7B1E8CCA" w14:textId="30A32562" w:rsidR="00B401B7" w:rsidRPr="000E226B" w:rsidRDefault="00F13B0D"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0E226B">
              <w:rPr>
                <w:rFonts w:ascii="Times New Roman" w:eastAsia="宋体" w:hAnsi="Times New Roman" w:hint="eastAsia"/>
                <w:position w:val="-10"/>
                <w:szCs w:val="20"/>
              </w:rPr>
              <w:t>2</w:t>
            </w:r>
          </w:p>
          <w:p w14:paraId="12548A89" w14:textId="7DDDF232" w:rsidR="00B401B7" w:rsidRPr="000E226B" w:rsidRDefault="00F13B0D"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0E226B">
              <w:rPr>
                <w:rFonts w:ascii="Times New Roman" w:eastAsia="宋体" w:hAnsi="Times New Roman" w:hint="eastAsia"/>
                <w:position w:val="-10"/>
                <w:szCs w:val="20"/>
              </w:rPr>
              <w:t>5</w:t>
            </w:r>
          </w:p>
          <w:p w14:paraId="2A945B65" w14:textId="46A160F3" w:rsidR="00B401B7" w:rsidRPr="000E226B" w:rsidRDefault="00F13B0D"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0E226B">
              <w:rPr>
                <w:rFonts w:ascii="Times New Roman" w:eastAsia="宋体" w:hAnsi="Times New Roman" w:hint="eastAsia"/>
                <w:position w:val="-10"/>
                <w:szCs w:val="20"/>
              </w:rPr>
              <w:t>8</w:t>
            </w:r>
          </w:p>
          <w:p w14:paraId="787F0921" w14:textId="0383F182" w:rsidR="00B401B7" w:rsidRPr="000E226B" w:rsidRDefault="00F13B0D"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0E226B">
              <w:rPr>
                <w:rFonts w:ascii="Times New Roman" w:eastAsia="宋体" w:hAnsi="Times New Roman" w:hint="eastAsia"/>
                <w:position w:val="-10"/>
                <w:szCs w:val="20"/>
              </w:rPr>
              <w:t>12</w:t>
            </w:r>
          </w:p>
        </w:tc>
        <w:tc>
          <w:tcPr>
            <w:tcW w:w="2766" w:type="dxa"/>
          </w:tcPr>
          <w:p w14:paraId="73D76F2C" w14:textId="77777777" w:rsidR="00B401B7" w:rsidRPr="000E226B" w:rsidRDefault="00B401B7"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p>
          <w:p w14:paraId="2CC437A3" w14:textId="455FB556" w:rsidR="00B401B7" w:rsidRPr="000E226B" w:rsidRDefault="00233998"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0E226B">
              <w:rPr>
                <w:rFonts w:ascii="Times New Roman" w:eastAsia="宋体" w:hAnsi="Times New Roman" w:hint="eastAsia"/>
                <w:position w:val="-10"/>
                <w:szCs w:val="20"/>
              </w:rPr>
              <w:t>7.41</w:t>
            </w:r>
            <w:r w:rsidR="000E226B" w:rsidRPr="000E226B">
              <w:rPr>
                <w:rFonts w:ascii="Times New Roman" w:eastAsia="宋体" w:hAnsi="Times New Roman" w:hint="eastAsia"/>
                <w:position w:val="-10"/>
                <w:szCs w:val="20"/>
              </w:rPr>
              <w:t>%</w:t>
            </w:r>
          </w:p>
          <w:p w14:paraId="07B4B3F7" w14:textId="368C748A" w:rsidR="00B401B7" w:rsidRPr="000E226B" w:rsidRDefault="00CE04BD"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0E226B">
              <w:rPr>
                <w:rFonts w:ascii="Times New Roman" w:eastAsia="宋体" w:hAnsi="Times New Roman" w:hint="eastAsia"/>
                <w:position w:val="-10"/>
                <w:szCs w:val="20"/>
              </w:rPr>
              <w:t>18.52</w:t>
            </w:r>
            <w:r w:rsidR="000E226B" w:rsidRPr="000E226B">
              <w:rPr>
                <w:rFonts w:ascii="Times New Roman" w:eastAsia="宋体" w:hAnsi="Times New Roman" w:hint="eastAsia"/>
                <w:position w:val="-10"/>
                <w:szCs w:val="20"/>
              </w:rPr>
              <w:t>%</w:t>
            </w:r>
          </w:p>
          <w:p w14:paraId="607AFBBC" w14:textId="1E54CEC1" w:rsidR="00B401B7" w:rsidRPr="000E226B" w:rsidRDefault="007303C3"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0E226B">
              <w:rPr>
                <w:rFonts w:ascii="Times New Roman" w:eastAsia="宋体" w:hAnsi="Times New Roman" w:hint="eastAsia"/>
                <w:position w:val="-10"/>
                <w:szCs w:val="20"/>
              </w:rPr>
              <w:t>29.63</w:t>
            </w:r>
            <w:r w:rsidR="000E226B" w:rsidRPr="000E226B">
              <w:rPr>
                <w:rFonts w:ascii="Times New Roman" w:eastAsia="宋体" w:hAnsi="Times New Roman" w:hint="eastAsia"/>
                <w:position w:val="-10"/>
                <w:szCs w:val="20"/>
              </w:rPr>
              <w:t>%</w:t>
            </w:r>
          </w:p>
          <w:p w14:paraId="3C8E29B4" w14:textId="7779FFBC" w:rsidR="00B401B7" w:rsidRPr="000E226B" w:rsidRDefault="000E226B" w:rsidP="006B16F1">
            <w:pPr>
              <w:spacing w:line="360" w:lineRule="auto"/>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0E226B">
              <w:rPr>
                <w:rFonts w:ascii="Times New Roman" w:eastAsia="宋体" w:hAnsi="Times New Roman" w:hint="eastAsia"/>
                <w:position w:val="-10"/>
                <w:szCs w:val="20"/>
              </w:rPr>
              <w:t>44.44%</w:t>
            </w:r>
          </w:p>
        </w:tc>
      </w:tr>
    </w:tbl>
    <w:p w14:paraId="14A62A43" w14:textId="7C86B0BD" w:rsidR="006B16F1" w:rsidRPr="006B16F1" w:rsidRDefault="006B16F1" w:rsidP="006B16F1">
      <w:pPr>
        <w:spacing w:line="360" w:lineRule="auto"/>
        <w:textAlignment w:val="center"/>
        <w:rPr>
          <w:rFonts w:ascii="Times New Roman" w:eastAsia="宋体" w:hAnsi="Times New Roman"/>
          <w:position w:val="-10"/>
          <w:sz w:val="24"/>
        </w:rPr>
      </w:pPr>
    </w:p>
    <w:p w14:paraId="3739F81D" w14:textId="645CCF61" w:rsidR="00813A4B" w:rsidRPr="00813A4B" w:rsidRDefault="00AC0C82" w:rsidP="00AC0C82">
      <w:pPr>
        <w:pStyle w:val="1"/>
        <w:rPr>
          <w:rFonts w:ascii="黑体" w:eastAsia="黑体" w:hAnsi="黑体" w:hint="eastAsia"/>
          <w:color w:val="auto"/>
          <w:sz w:val="28"/>
          <w:szCs w:val="28"/>
        </w:rPr>
      </w:pPr>
      <w:r>
        <w:rPr>
          <w:rFonts w:ascii="黑体" w:eastAsia="黑体" w:hAnsi="黑体" w:hint="eastAsia"/>
          <w:color w:val="auto"/>
          <w:sz w:val="28"/>
          <w:szCs w:val="28"/>
        </w:rPr>
        <w:t xml:space="preserve">4.2 </w:t>
      </w:r>
      <w:r w:rsidR="00813A4B">
        <w:rPr>
          <w:rFonts w:ascii="黑体" w:eastAsia="黑体" w:hAnsi="黑体" w:hint="eastAsia"/>
          <w:color w:val="auto"/>
          <w:sz w:val="28"/>
          <w:szCs w:val="28"/>
        </w:rPr>
        <w:t>实现细节</w:t>
      </w:r>
    </w:p>
    <w:p w14:paraId="68AA403C" w14:textId="00ECDD96" w:rsidR="002B58FD" w:rsidRDefault="002B58FD" w:rsidP="002B58FD">
      <w:pPr>
        <w:spacing w:line="360" w:lineRule="auto"/>
        <w:ind w:firstLineChars="200" w:firstLine="480"/>
        <w:textAlignment w:val="center"/>
        <w:rPr>
          <w:rFonts w:ascii="Times New Roman" w:eastAsia="宋体" w:hAnsi="Times New Roman"/>
          <w:position w:val="-10"/>
          <w:sz w:val="24"/>
        </w:rPr>
      </w:pPr>
      <w:r w:rsidRPr="002B58FD">
        <w:rPr>
          <w:rFonts w:ascii="Times New Roman" w:eastAsia="宋体" w:hAnsi="Times New Roman" w:hint="eastAsia"/>
          <w:position w:val="-10"/>
          <w:sz w:val="24"/>
        </w:rPr>
        <w:t>我们使用</w:t>
      </w:r>
      <w:r w:rsidRPr="002B58FD">
        <w:rPr>
          <w:rFonts w:ascii="Times New Roman" w:eastAsia="宋体" w:hAnsi="Times New Roman"/>
          <w:position w:val="-10"/>
          <w:sz w:val="24"/>
        </w:rPr>
        <w:t>Pytorch</w:t>
      </w:r>
      <w:r w:rsidRPr="002B58FD">
        <w:rPr>
          <w:rFonts w:ascii="Times New Roman" w:eastAsia="宋体" w:hAnsi="Times New Roman"/>
          <w:position w:val="-10"/>
          <w:sz w:val="24"/>
        </w:rPr>
        <w:t>框架来开发模型，并以二元交叉熵</w:t>
      </w:r>
      <w:r w:rsidRPr="002B58FD">
        <w:rPr>
          <w:rFonts w:ascii="Times New Roman" w:eastAsia="宋体" w:hAnsi="Times New Roman"/>
          <w:position w:val="-10"/>
          <w:sz w:val="24"/>
        </w:rPr>
        <w:t>(BCE)</w:t>
      </w:r>
      <w:r w:rsidRPr="002B58FD">
        <w:rPr>
          <w:rFonts w:ascii="Times New Roman" w:eastAsia="宋体" w:hAnsi="Times New Roman"/>
          <w:position w:val="-10"/>
          <w:sz w:val="24"/>
        </w:rPr>
        <w:t>和</w:t>
      </w:r>
      <w:r w:rsidRPr="002B58FD">
        <w:rPr>
          <w:rFonts w:ascii="Times New Roman" w:eastAsia="宋体" w:hAnsi="Times New Roman"/>
          <w:position w:val="-10"/>
          <w:sz w:val="24"/>
        </w:rPr>
        <w:t>dice loss</w:t>
      </w:r>
      <w:r w:rsidRPr="002B58FD">
        <w:rPr>
          <w:rFonts w:ascii="Times New Roman" w:eastAsia="宋体" w:hAnsi="Times New Roman"/>
          <w:position w:val="-10"/>
          <w:sz w:val="24"/>
        </w:rPr>
        <w:t>的组合来对网络进行训练，</w:t>
      </w:r>
      <w:r w:rsidRPr="002B58FD">
        <w:rPr>
          <w:rFonts w:ascii="Times New Roman" w:eastAsia="宋体" w:hAnsi="Times New Roman"/>
          <w:position w:val="-10"/>
          <w:sz w:val="24"/>
        </w:rPr>
        <w:t>dice loss</w:t>
      </w:r>
      <w:r w:rsidRPr="002B58FD">
        <w:rPr>
          <w:rFonts w:ascii="Times New Roman" w:eastAsia="宋体" w:hAnsi="Times New Roman"/>
          <w:position w:val="-10"/>
          <w:sz w:val="24"/>
        </w:rPr>
        <w:t>能够用于解决正样本</w:t>
      </w:r>
      <w:r w:rsidR="00C801B3">
        <w:rPr>
          <w:rFonts w:ascii="Times New Roman" w:eastAsia="宋体" w:hAnsi="Times New Roman" w:hint="eastAsia"/>
          <w:position w:val="-10"/>
          <w:sz w:val="24"/>
        </w:rPr>
        <w:t>（肿瘤区域）和负样本（健</w:t>
      </w:r>
      <w:r w:rsidR="00C801B3">
        <w:rPr>
          <w:rFonts w:ascii="Times New Roman" w:eastAsia="宋体" w:hAnsi="Times New Roman" w:hint="eastAsia"/>
          <w:position w:val="-10"/>
          <w:sz w:val="24"/>
        </w:rPr>
        <w:lastRenderedPageBreak/>
        <w:t>康脑组织区域）</w:t>
      </w:r>
      <w:r w:rsidRPr="002B58FD">
        <w:rPr>
          <w:rFonts w:ascii="Times New Roman" w:eastAsia="宋体" w:hAnsi="Times New Roman"/>
          <w:position w:val="-10"/>
          <w:sz w:val="24"/>
        </w:rPr>
        <w:t>不均衡的问题。预测值</w:t>
      </w:r>
      <w:r w:rsidR="007F4361" w:rsidRPr="002B58FD">
        <w:rPr>
          <w:rFonts w:ascii="Times New Roman" w:eastAsia="宋体" w:hAnsi="Times New Roman"/>
          <w:noProof/>
          <w:position w:val="-10"/>
          <w:sz w:val="24"/>
        </w:rPr>
        <w:object w:dxaOrig="220" w:dyaOrig="320" w14:anchorId="437C99BE">
          <v:shape id="_x0000_i1028" type="#_x0000_t75" alt="" style="width:11.25pt;height:15.65pt;mso-width-percent:0;mso-height-percent:0;mso-width-percent:0;mso-height-percent:0" o:ole="">
            <v:imagedata r:id="rId23" o:title=""/>
          </v:shape>
          <o:OLEObject Type="Embed" ProgID="Equation.DSMT4" ShapeID="_x0000_i1028" DrawAspect="Content" ObjectID="_1792240135" r:id="rId24"/>
        </w:object>
      </w:r>
      <w:r w:rsidRPr="002B58FD">
        <w:rPr>
          <w:rFonts w:ascii="Times New Roman" w:eastAsia="宋体" w:hAnsi="Times New Roman"/>
          <w:position w:val="-10"/>
          <w:sz w:val="24"/>
        </w:rPr>
        <w:t>以及目标值</w:t>
      </w:r>
      <w:r w:rsidR="007F4361" w:rsidRPr="002B58FD">
        <w:rPr>
          <w:rFonts w:ascii="Times New Roman" w:eastAsia="宋体" w:hAnsi="Times New Roman"/>
          <w:noProof/>
          <w:position w:val="-10"/>
          <w:sz w:val="24"/>
        </w:rPr>
        <w:object w:dxaOrig="220" w:dyaOrig="260" w14:anchorId="00D19254">
          <v:shape id="_x0000_i1029" type="#_x0000_t75" alt="" style="width:11.25pt;height:13.15pt;mso-width-percent:0;mso-height-percent:0;mso-width-percent:0;mso-height-percent:0" o:ole="">
            <v:imagedata r:id="rId25" o:title=""/>
          </v:shape>
          <o:OLEObject Type="Embed" ProgID="Equation.DSMT4" ShapeID="_x0000_i1029" DrawAspect="Content" ObjectID="_1792240136" r:id="rId26"/>
        </w:object>
      </w:r>
      <w:r w:rsidRPr="002B58FD">
        <w:rPr>
          <w:rFonts w:ascii="Times New Roman" w:eastAsia="宋体" w:hAnsi="Times New Roman"/>
          <w:position w:val="-10"/>
          <w:sz w:val="24"/>
        </w:rPr>
        <w:t>的损失</w:t>
      </w:r>
      <w:r w:rsidR="007F4361" w:rsidRPr="002B58FD">
        <w:rPr>
          <w:rFonts w:ascii="Times New Roman" w:eastAsia="宋体" w:hAnsi="Times New Roman"/>
          <w:noProof/>
          <w:position w:val="-10"/>
          <w:sz w:val="24"/>
        </w:rPr>
        <w:object w:dxaOrig="220" w:dyaOrig="260" w14:anchorId="631F7380">
          <v:shape id="_x0000_i1030" type="#_x0000_t75" alt="" style="width:11.25pt;height:13.15pt;mso-width-percent:0;mso-height-percent:0;mso-width-percent:0;mso-height-percent:0" o:ole="">
            <v:imagedata r:id="rId27" o:title=""/>
          </v:shape>
          <o:OLEObject Type="Embed" ProgID="Equation.DSMT4" ShapeID="_x0000_i1030" DrawAspect="Content" ObjectID="_1792240137" r:id="rId28"/>
        </w:object>
      </w:r>
      <w:r w:rsidRPr="002B58FD">
        <w:rPr>
          <w:rFonts w:ascii="Times New Roman" w:eastAsia="宋体" w:hAnsi="Times New Roman"/>
          <w:position w:val="-10"/>
          <w:sz w:val="24"/>
        </w:rPr>
        <w:t>可以被表示为：</w:t>
      </w:r>
    </w:p>
    <w:p w14:paraId="35E89278" w14:textId="146339CC" w:rsidR="002B58FD" w:rsidRDefault="007F4361" w:rsidP="002B58FD">
      <w:pPr>
        <w:spacing w:line="360" w:lineRule="auto"/>
        <w:ind w:firstLineChars="200" w:firstLine="480"/>
        <w:jc w:val="center"/>
        <w:textAlignment w:val="center"/>
        <w:rPr>
          <w:rFonts w:ascii="Times New Roman" w:eastAsia="宋体" w:hAnsi="Times New Roman"/>
          <w:noProof/>
          <w:sz w:val="24"/>
        </w:rPr>
      </w:pPr>
      <w:r>
        <w:rPr>
          <w:rFonts w:ascii="Times New Roman" w:eastAsia="宋体" w:hAnsi="Times New Roman"/>
          <w:noProof/>
          <w:position w:val="-10"/>
          <w:sz w:val="24"/>
        </w:rPr>
        <w:object w:dxaOrig="3900" w:dyaOrig="320" w14:anchorId="3D148D34">
          <v:shape id="_x0000_i1031" type="#_x0000_t75" alt="" style="width:194.1pt;height:15.65pt;mso-width-percent:0;mso-height-percent:0;mso-width-percent:0;mso-height-percent:0" o:ole="">
            <v:imagedata r:id="rId29" o:title=""/>
          </v:shape>
          <o:OLEObject Type="Embed" ProgID="Equation.DSMT4" ShapeID="_x0000_i1031" DrawAspect="Content" ObjectID="_1792240138" r:id="rId30"/>
        </w:object>
      </w:r>
    </w:p>
    <w:p w14:paraId="7B8EA8F4" w14:textId="6C9A8DE2" w:rsidR="00970D6E" w:rsidRPr="002B58FD" w:rsidRDefault="002E61FA" w:rsidP="00695C56">
      <w:pPr>
        <w:spacing w:line="360" w:lineRule="auto"/>
        <w:textAlignment w:val="center"/>
        <w:rPr>
          <w:rFonts w:ascii="Times New Roman" w:eastAsia="宋体" w:hAnsi="Times New Roman"/>
          <w:position w:val="-10"/>
          <w:sz w:val="24"/>
        </w:rPr>
      </w:pPr>
      <w:r>
        <w:rPr>
          <w:rFonts w:ascii="Times New Roman" w:eastAsia="宋体" w:hAnsi="Times New Roman" w:hint="eastAsia"/>
          <w:position w:val="-10"/>
          <w:sz w:val="24"/>
        </w:rPr>
        <w:t>其中，</w:t>
      </w:r>
      <w:r w:rsidRPr="002B58FD">
        <w:rPr>
          <w:rFonts w:ascii="Times New Roman" w:eastAsia="宋体" w:hAnsi="Times New Roman"/>
          <w:position w:val="-10"/>
          <w:sz w:val="24"/>
        </w:rPr>
        <w:t>预测值</w:t>
      </w:r>
      <w:r w:rsidRPr="002B58FD">
        <w:rPr>
          <w:rFonts w:ascii="Times New Roman" w:eastAsia="宋体" w:hAnsi="Times New Roman"/>
          <w:noProof/>
          <w:position w:val="-10"/>
          <w:sz w:val="24"/>
        </w:rPr>
        <w:object w:dxaOrig="220" w:dyaOrig="320" w14:anchorId="0D985AEE">
          <v:shape id="_x0000_i1032" type="#_x0000_t75" alt="" style="width:11.25pt;height:15.65pt;mso-width-percent:0;mso-height-percent:0;mso-width-percent:0;mso-height-percent:0" o:ole="">
            <v:imagedata r:id="rId23" o:title=""/>
          </v:shape>
          <o:OLEObject Type="Embed" ProgID="Equation.DSMT4" ShapeID="_x0000_i1032" DrawAspect="Content" ObjectID="_1792240139" r:id="rId31"/>
        </w:object>
      </w:r>
      <w:r w:rsidRPr="002B58FD">
        <w:rPr>
          <w:rFonts w:ascii="Times New Roman" w:eastAsia="宋体" w:hAnsi="Times New Roman"/>
          <w:position w:val="-10"/>
          <w:sz w:val="24"/>
        </w:rPr>
        <w:t>以</w:t>
      </w:r>
      <w:r w:rsidR="00695C56" w:rsidRPr="00695C56">
        <w:rPr>
          <w:rFonts w:ascii="Times New Roman" w:eastAsia="宋体" w:hAnsi="Times New Roman" w:hint="eastAsia"/>
          <w:position w:val="-10"/>
          <w:sz w:val="24"/>
        </w:rPr>
        <w:t>表示模型对每个像素点是否属于</w:t>
      </w:r>
      <w:r w:rsidR="00C76FA7">
        <w:rPr>
          <w:rFonts w:ascii="Times New Roman" w:eastAsia="宋体" w:hAnsi="Times New Roman" w:hint="eastAsia"/>
          <w:position w:val="-10"/>
          <w:sz w:val="24"/>
        </w:rPr>
        <w:t>脑</w:t>
      </w:r>
      <w:r w:rsidR="00695C56" w:rsidRPr="00695C56">
        <w:rPr>
          <w:rFonts w:ascii="Times New Roman" w:eastAsia="宋体" w:hAnsi="Times New Roman" w:hint="eastAsia"/>
          <w:position w:val="-10"/>
          <w:sz w:val="24"/>
        </w:rPr>
        <w:t>肿瘤区域的预测结果，而目标值</w:t>
      </w:r>
      <w:r w:rsidR="00695C56" w:rsidRPr="002B58FD">
        <w:rPr>
          <w:rFonts w:ascii="Times New Roman" w:eastAsia="宋体" w:hAnsi="Times New Roman"/>
          <w:noProof/>
          <w:position w:val="-10"/>
          <w:sz w:val="24"/>
        </w:rPr>
        <w:object w:dxaOrig="220" w:dyaOrig="260" w14:anchorId="19FD092F">
          <v:shape id="_x0000_i1033" type="#_x0000_t75" alt="" style="width:11.25pt;height:13.15pt;mso-width-percent:0;mso-height-percent:0;mso-width-percent:0;mso-height-percent:0" o:ole="">
            <v:imagedata r:id="rId25" o:title=""/>
          </v:shape>
          <o:OLEObject Type="Embed" ProgID="Equation.DSMT4" ShapeID="_x0000_i1033" DrawAspect="Content" ObjectID="_1792240140" r:id="rId32"/>
        </w:object>
      </w:r>
      <w:r w:rsidR="00695C56" w:rsidRPr="00695C56">
        <w:rPr>
          <w:rFonts w:ascii="Times New Roman" w:eastAsia="宋体" w:hAnsi="Times New Roman" w:hint="eastAsia"/>
          <w:position w:val="-10"/>
          <w:sz w:val="24"/>
        </w:rPr>
        <w:t>则是标注的真实</w:t>
      </w:r>
      <w:r w:rsidR="00C76FA7">
        <w:rPr>
          <w:rFonts w:ascii="Times New Roman" w:eastAsia="宋体" w:hAnsi="Times New Roman" w:hint="eastAsia"/>
          <w:position w:val="-10"/>
          <w:sz w:val="24"/>
        </w:rPr>
        <w:t>脑</w:t>
      </w:r>
      <w:r w:rsidR="00695C56" w:rsidRPr="00695C56">
        <w:rPr>
          <w:rFonts w:ascii="Times New Roman" w:eastAsia="宋体" w:hAnsi="Times New Roman" w:hint="eastAsia"/>
          <w:position w:val="-10"/>
          <w:sz w:val="24"/>
        </w:rPr>
        <w:t>肿瘤区域和健康组织的标签。损失函数</w:t>
      </w:r>
      <w:r w:rsidR="00C76FA7" w:rsidRPr="002B58FD">
        <w:rPr>
          <w:rFonts w:ascii="Times New Roman" w:eastAsia="宋体" w:hAnsi="Times New Roman"/>
          <w:noProof/>
          <w:position w:val="-10"/>
          <w:sz w:val="24"/>
        </w:rPr>
        <w:object w:dxaOrig="220" w:dyaOrig="260" w14:anchorId="392A138B">
          <v:shape id="_x0000_i1034" type="#_x0000_t75" alt="" style="width:11.25pt;height:13.15pt;mso-width-percent:0;mso-height-percent:0;mso-width-percent:0;mso-height-percent:0" o:ole="">
            <v:imagedata r:id="rId27" o:title=""/>
          </v:shape>
          <o:OLEObject Type="Embed" ProgID="Equation.DSMT4" ShapeID="_x0000_i1034" DrawAspect="Content" ObjectID="_1792240141" r:id="rId33"/>
        </w:object>
      </w:r>
      <w:r w:rsidR="00695C56" w:rsidRPr="00695C56">
        <w:rPr>
          <w:rFonts w:ascii="Times New Roman" w:eastAsia="宋体" w:hAnsi="Times New Roman" w:hint="eastAsia"/>
          <w:position w:val="-10"/>
          <w:sz w:val="24"/>
        </w:rPr>
        <w:t>可以表示为二元交叉熵（</w:t>
      </w:r>
      <w:r w:rsidR="00695C56" w:rsidRPr="00695C56">
        <w:rPr>
          <w:rFonts w:ascii="Times New Roman" w:eastAsia="宋体" w:hAnsi="Times New Roman" w:hint="eastAsia"/>
          <w:position w:val="-10"/>
          <w:sz w:val="24"/>
        </w:rPr>
        <w:t>BCE</w:t>
      </w:r>
      <w:r w:rsidR="00695C56" w:rsidRPr="00695C56">
        <w:rPr>
          <w:rFonts w:ascii="Times New Roman" w:eastAsia="宋体" w:hAnsi="Times New Roman" w:hint="eastAsia"/>
          <w:position w:val="-10"/>
          <w:sz w:val="24"/>
        </w:rPr>
        <w:t>）损失与</w:t>
      </w:r>
      <w:r w:rsidR="00695C56" w:rsidRPr="00695C56">
        <w:rPr>
          <w:rFonts w:ascii="Times New Roman" w:eastAsia="宋体" w:hAnsi="Times New Roman" w:hint="eastAsia"/>
          <w:position w:val="-10"/>
          <w:sz w:val="24"/>
        </w:rPr>
        <w:t xml:space="preserve"> dice </w:t>
      </w:r>
      <w:r w:rsidR="00695C56" w:rsidRPr="00695C56">
        <w:rPr>
          <w:rFonts w:ascii="Times New Roman" w:eastAsia="宋体" w:hAnsi="Times New Roman" w:hint="eastAsia"/>
          <w:position w:val="-10"/>
          <w:sz w:val="24"/>
        </w:rPr>
        <w:t>损失的组合</w:t>
      </w:r>
      <w:r w:rsidR="00C76FA7">
        <w:rPr>
          <w:rFonts w:ascii="Times New Roman" w:eastAsia="宋体" w:hAnsi="Times New Roman" w:hint="eastAsia"/>
          <w:position w:val="-10"/>
          <w:sz w:val="24"/>
        </w:rPr>
        <w:t>。</w:t>
      </w:r>
    </w:p>
    <w:p w14:paraId="14795AF2" w14:textId="29C0F416" w:rsidR="00DE60B2" w:rsidRDefault="002B58FD" w:rsidP="00DE60B2">
      <w:pPr>
        <w:spacing w:line="360" w:lineRule="auto"/>
        <w:ind w:firstLineChars="200" w:firstLine="480"/>
        <w:rPr>
          <w:rFonts w:ascii="Times New Roman" w:eastAsia="宋体" w:hAnsi="Times New Roman"/>
          <w:position w:val="-10"/>
          <w:sz w:val="24"/>
        </w:rPr>
      </w:pPr>
      <w:r w:rsidRPr="002B58FD">
        <w:rPr>
          <w:rFonts w:ascii="Times New Roman" w:eastAsia="宋体" w:hAnsi="Times New Roman" w:hint="eastAsia"/>
          <w:position w:val="-10"/>
          <w:sz w:val="24"/>
        </w:rPr>
        <w:t>实验中，</w:t>
      </w:r>
      <w:r w:rsidR="00813A4B" w:rsidRPr="00813A4B">
        <w:rPr>
          <w:rFonts w:ascii="Times New Roman" w:eastAsia="宋体" w:hAnsi="Times New Roman"/>
          <w:position w:val="-10"/>
          <w:sz w:val="24"/>
        </w:rPr>
        <w:t>我们将批处理大小设置为</w:t>
      </w:r>
      <w:r w:rsidR="00813A4B" w:rsidRPr="00813A4B">
        <w:rPr>
          <w:rFonts w:ascii="Times New Roman" w:eastAsia="宋体" w:hAnsi="Times New Roman"/>
          <w:position w:val="-10"/>
          <w:sz w:val="24"/>
        </w:rPr>
        <w:t>32</w:t>
      </w:r>
      <w:r w:rsidR="00813A4B" w:rsidRPr="00813A4B">
        <w:rPr>
          <w:rFonts w:ascii="Times New Roman" w:eastAsia="宋体" w:hAnsi="Times New Roman"/>
          <w:position w:val="-10"/>
          <w:sz w:val="24"/>
        </w:rPr>
        <w:t>，并使用初始学习速率为</w:t>
      </w:r>
      <w:r w:rsidR="00813A4B" w:rsidRPr="00813A4B">
        <w:rPr>
          <w:rFonts w:ascii="Times New Roman" w:eastAsia="宋体" w:hAnsi="Times New Roman"/>
          <w:position w:val="-10"/>
          <w:sz w:val="24"/>
        </w:rPr>
        <w:t>1e-3</w:t>
      </w:r>
      <w:r w:rsidR="00813A4B" w:rsidRPr="00813A4B">
        <w:rPr>
          <w:rFonts w:ascii="Times New Roman" w:eastAsia="宋体" w:hAnsi="Times New Roman"/>
          <w:position w:val="-10"/>
          <w:sz w:val="24"/>
        </w:rPr>
        <w:t>的</w:t>
      </w:r>
      <w:r w:rsidR="00813A4B" w:rsidRPr="00813A4B">
        <w:rPr>
          <w:rFonts w:ascii="Times New Roman" w:eastAsia="宋体" w:hAnsi="Times New Roman"/>
          <w:position w:val="-10"/>
          <w:sz w:val="24"/>
        </w:rPr>
        <w:t>AdamW</w:t>
      </w:r>
      <w:r w:rsidR="00813A4B" w:rsidRPr="00813A4B">
        <w:rPr>
          <w:rFonts w:ascii="Times New Roman" w:eastAsia="宋体" w:hAnsi="Times New Roman"/>
          <w:position w:val="-10"/>
          <w:sz w:val="24"/>
        </w:rPr>
        <w:t>优化器。</w:t>
      </w:r>
      <w:r w:rsidR="00813A4B" w:rsidRPr="00813A4B">
        <w:rPr>
          <w:rFonts w:ascii="Times New Roman" w:eastAsia="宋体" w:hAnsi="Times New Roman"/>
          <w:position w:val="-10"/>
          <w:sz w:val="24"/>
        </w:rPr>
        <w:t>CosineAnnealingLR</w:t>
      </w:r>
      <w:r w:rsidR="00813A4B" w:rsidRPr="00813A4B">
        <w:rPr>
          <w:rFonts w:ascii="Times New Roman" w:eastAsia="宋体" w:hAnsi="Times New Roman"/>
          <w:position w:val="-10"/>
          <w:sz w:val="24"/>
        </w:rPr>
        <w:t>被用作最大</w:t>
      </w:r>
      <w:r w:rsidR="00813A4B" w:rsidRPr="00813A4B">
        <w:rPr>
          <w:rFonts w:ascii="Times New Roman" w:eastAsia="宋体" w:hAnsi="Times New Roman"/>
          <w:position w:val="-10"/>
          <w:sz w:val="24"/>
        </w:rPr>
        <w:t>50</w:t>
      </w:r>
      <w:r w:rsidR="00813A4B" w:rsidRPr="00813A4B">
        <w:rPr>
          <w:rFonts w:ascii="Times New Roman" w:eastAsia="宋体" w:hAnsi="Times New Roman"/>
          <w:position w:val="-10"/>
          <w:sz w:val="24"/>
        </w:rPr>
        <w:t>次迭代和最小学习速率为</w:t>
      </w:r>
      <w:r w:rsidR="00813A4B" w:rsidRPr="00813A4B">
        <w:rPr>
          <w:rFonts w:ascii="Times New Roman" w:eastAsia="宋体" w:hAnsi="Times New Roman"/>
          <w:position w:val="-10"/>
          <w:sz w:val="24"/>
        </w:rPr>
        <w:t>1e-5</w:t>
      </w:r>
      <w:r w:rsidR="00813A4B" w:rsidRPr="00813A4B">
        <w:rPr>
          <w:rFonts w:ascii="Times New Roman" w:eastAsia="宋体" w:hAnsi="Times New Roman"/>
          <w:position w:val="-10"/>
          <w:sz w:val="24"/>
        </w:rPr>
        <w:t>的调度器。训练</w:t>
      </w:r>
      <w:r w:rsidR="00813A4B">
        <w:rPr>
          <w:rFonts w:ascii="Times New Roman" w:eastAsia="宋体" w:hAnsi="Times New Roman" w:hint="eastAsia"/>
          <w:position w:val="-10"/>
          <w:sz w:val="24"/>
        </w:rPr>
        <w:t>轮次</w:t>
      </w:r>
      <w:r w:rsidR="00813A4B" w:rsidRPr="00813A4B">
        <w:rPr>
          <w:rFonts w:ascii="Times New Roman" w:eastAsia="宋体" w:hAnsi="Times New Roman"/>
          <w:position w:val="-10"/>
          <w:sz w:val="24"/>
        </w:rPr>
        <w:t>设置为</w:t>
      </w:r>
      <w:r w:rsidR="00813A4B" w:rsidRPr="00813A4B">
        <w:rPr>
          <w:rFonts w:ascii="Times New Roman" w:eastAsia="宋体" w:hAnsi="Times New Roman"/>
          <w:position w:val="-10"/>
          <w:sz w:val="24"/>
        </w:rPr>
        <w:t>300</w:t>
      </w:r>
      <w:r w:rsidR="00813A4B" w:rsidRPr="00813A4B">
        <w:rPr>
          <w:rFonts w:ascii="Times New Roman" w:eastAsia="宋体" w:hAnsi="Times New Roman"/>
          <w:position w:val="-10"/>
          <w:sz w:val="24"/>
        </w:rPr>
        <w:t>。所有实验均在单个</w:t>
      </w:r>
      <w:r w:rsidR="00813A4B" w:rsidRPr="00813A4B">
        <w:rPr>
          <w:rFonts w:ascii="Times New Roman" w:eastAsia="宋体" w:hAnsi="Times New Roman"/>
          <w:position w:val="-10"/>
          <w:sz w:val="24"/>
        </w:rPr>
        <w:t>NVIDIA RTX A6000 GPU</w:t>
      </w:r>
      <w:r w:rsidR="00813A4B" w:rsidRPr="00813A4B">
        <w:rPr>
          <w:rFonts w:ascii="Times New Roman" w:eastAsia="宋体" w:hAnsi="Times New Roman"/>
          <w:position w:val="-10"/>
          <w:sz w:val="24"/>
        </w:rPr>
        <w:t>上进行。</w:t>
      </w:r>
    </w:p>
    <w:p w14:paraId="11745110" w14:textId="02F51976" w:rsidR="00DE60B2" w:rsidRDefault="00AC0C82" w:rsidP="00AC0C82">
      <w:pPr>
        <w:pStyle w:val="1"/>
        <w:rPr>
          <w:rFonts w:ascii="黑体" w:eastAsia="黑体" w:hAnsi="黑体" w:hint="eastAsia"/>
          <w:color w:val="auto"/>
          <w:sz w:val="28"/>
          <w:szCs w:val="28"/>
        </w:rPr>
      </w:pPr>
      <w:commentRangeStart w:id="81"/>
      <w:r>
        <w:rPr>
          <w:rFonts w:ascii="黑体" w:eastAsia="黑体" w:hAnsi="黑体" w:hint="eastAsia"/>
          <w:color w:val="auto"/>
          <w:sz w:val="28"/>
          <w:szCs w:val="28"/>
        </w:rPr>
        <w:t xml:space="preserve">4.3 </w:t>
      </w:r>
      <w:r w:rsidR="00DE60B2">
        <w:rPr>
          <w:rFonts w:ascii="黑体" w:eastAsia="黑体" w:hAnsi="黑体" w:hint="eastAsia"/>
          <w:color w:val="auto"/>
          <w:sz w:val="28"/>
          <w:szCs w:val="28"/>
        </w:rPr>
        <w:t>分割结果</w:t>
      </w:r>
      <w:commentRangeEnd w:id="81"/>
      <w:r w:rsidR="00182975">
        <w:rPr>
          <w:rStyle w:val="af3"/>
          <w:rFonts w:asciiTheme="minorHAnsi" w:eastAsiaTheme="minorEastAsia" w:hAnsiTheme="minorHAnsi" w:cstheme="minorBidi"/>
          <w:color w:val="auto"/>
        </w:rPr>
        <w:commentReference w:id="81"/>
      </w:r>
    </w:p>
    <w:p w14:paraId="22CEBF0D" w14:textId="45D75454" w:rsidR="00DE60B2" w:rsidRPr="00DE60B2" w:rsidRDefault="00047AC6" w:rsidP="009343B8">
      <w:pPr>
        <w:spacing w:line="360" w:lineRule="auto"/>
        <w:ind w:firstLineChars="200" w:firstLine="480"/>
        <w:rPr>
          <w:rFonts w:hint="eastAsia"/>
        </w:rPr>
      </w:pPr>
      <w:r w:rsidRPr="00047AC6">
        <w:rPr>
          <w:rFonts w:ascii="Times New Roman" w:eastAsia="宋体" w:hAnsi="Times New Roman" w:hint="eastAsia"/>
          <w:position w:val="-10"/>
          <w:sz w:val="24"/>
        </w:rPr>
        <w:t>表</w:t>
      </w:r>
      <w:r w:rsidR="00EF00A1">
        <w:rPr>
          <w:rFonts w:ascii="Times New Roman" w:eastAsia="宋体" w:hAnsi="Times New Roman" w:hint="eastAsia"/>
          <w:position w:val="-10"/>
          <w:sz w:val="24"/>
        </w:rPr>
        <w:t>4.2</w:t>
      </w:r>
      <w:r w:rsidRPr="00047AC6">
        <w:rPr>
          <w:rFonts w:ascii="Times New Roman" w:eastAsia="宋体" w:hAnsi="Times New Roman" w:hint="eastAsia"/>
          <w:position w:val="-10"/>
          <w:sz w:val="24"/>
        </w:rPr>
        <w:t>展示了每个模型在脑胶质瘤</w:t>
      </w:r>
      <w:r w:rsidRPr="00047AC6">
        <w:rPr>
          <w:rFonts w:ascii="Times New Roman" w:eastAsia="宋体" w:hAnsi="Times New Roman" w:hint="eastAsia"/>
          <w:position w:val="-10"/>
          <w:sz w:val="24"/>
        </w:rPr>
        <w:t>MRI</w:t>
      </w:r>
      <w:r w:rsidRPr="00047AC6">
        <w:rPr>
          <w:rFonts w:ascii="Times New Roman" w:eastAsia="宋体" w:hAnsi="Times New Roman" w:hint="eastAsia"/>
          <w:position w:val="-10"/>
          <w:sz w:val="24"/>
        </w:rPr>
        <w:t>图像分割任务中的表现。为了清晰地评价不同方法的性能，我们采用了</w:t>
      </w:r>
      <w:r w:rsidRPr="00047AC6">
        <w:rPr>
          <w:rFonts w:ascii="Times New Roman" w:eastAsia="宋体" w:hAnsi="Times New Roman" w:hint="eastAsia"/>
          <w:position w:val="-10"/>
          <w:sz w:val="24"/>
        </w:rPr>
        <w:t>mIoU</w:t>
      </w:r>
      <w:r w:rsidRPr="00047AC6">
        <w:rPr>
          <w:rFonts w:ascii="Times New Roman" w:eastAsia="宋体" w:hAnsi="Times New Roman" w:hint="eastAsia"/>
          <w:position w:val="-10"/>
          <w:sz w:val="24"/>
        </w:rPr>
        <w:t>、</w:t>
      </w:r>
      <w:r w:rsidRPr="00047AC6">
        <w:rPr>
          <w:rFonts w:ascii="Times New Roman" w:eastAsia="宋体" w:hAnsi="Times New Roman" w:hint="eastAsia"/>
          <w:position w:val="-10"/>
          <w:sz w:val="24"/>
        </w:rPr>
        <w:t>DSC</w:t>
      </w:r>
      <w:r w:rsidRPr="00047AC6">
        <w:rPr>
          <w:rFonts w:ascii="Times New Roman" w:eastAsia="宋体" w:hAnsi="Times New Roman" w:hint="eastAsia"/>
          <w:position w:val="-10"/>
          <w:sz w:val="24"/>
        </w:rPr>
        <w:t>、</w:t>
      </w:r>
      <w:r w:rsidRPr="00047AC6">
        <w:rPr>
          <w:rFonts w:ascii="Times New Roman" w:eastAsia="宋体" w:hAnsi="Times New Roman" w:hint="eastAsia"/>
          <w:position w:val="-10"/>
          <w:sz w:val="24"/>
        </w:rPr>
        <w:t>ACC</w:t>
      </w:r>
      <w:r w:rsidRPr="00047AC6">
        <w:rPr>
          <w:rFonts w:ascii="Times New Roman" w:eastAsia="宋体" w:hAnsi="Times New Roman" w:hint="eastAsia"/>
          <w:position w:val="-10"/>
          <w:sz w:val="24"/>
        </w:rPr>
        <w:t>、</w:t>
      </w:r>
      <w:r w:rsidRPr="00047AC6">
        <w:rPr>
          <w:rFonts w:ascii="Times New Roman" w:eastAsia="宋体" w:hAnsi="Times New Roman" w:hint="eastAsia"/>
          <w:position w:val="-10"/>
          <w:sz w:val="24"/>
        </w:rPr>
        <w:t>Spe</w:t>
      </w:r>
      <w:r w:rsidRPr="00047AC6">
        <w:rPr>
          <w:rFonts w:ascii="Times New Roman" w:eastAsia="宋体" w:hAnsi="Times New Roman" w:hint="eastAsia"/>
          <w:position w:val="-10"/>
          <w:sz w:val="24"/>
        </w:rPr>
        <w:t>和</w:t>
      </w:r>
      <w:r w:rsidRPr="00047AC6">
        <w:rPr>
          <w:rFonts w:ascii="Times New Roman" w:eastAsia="宋体" w:hAnsi="Times New Roman" w:hint="eastAsia"/>
          <w:position w:val="-10"/>
          <w:sz w:val="24"/>
        </w:rPr>
        <w:t>Sen</w:t>
      </w:r>
      <w:r w:rsidRPr="00047AC6">
        <w:rPr>
          <w:rFonts w:ascii="Times New Roman" w:eastAsia="宋体" w:hAnsi="Times New Roman" w:hint="eastAsia"/>
          <w:position w:val="-10"/>
          <w:sz w:val="24"/>
        </w:rPr>
        <w:t>值作为评价指标。从分割结果来看，</w:t>
      </w:r>
      <w:r w:rsidRPr="00047AC6">
        <w:rPr>
          <w:rFonts w:ascii="Times New Roman" w:eastAsia="宋体" w:hAnsi="Times New Roman" w:hint="eastAsia"/>
          <w:position w:val="-10"/>
          <w:sz w:val="24"/>
        </w:rPr>
        <w:t>VMDUnet</w:t>
      </w:r>
      <w:r w:rsidRPr="00047AC6">
        <w:rPr>
          <w:rFonts w:ascii="Times New Roman" w:eastAsia="宋体" w:hAnsi="Times New Roman" w:hint="eastAsia"/>
          <w:position w:val="-10"/>
          <w:sz w:val="24"/>
        </w:rPr>
        <w:t>在多个评估指标上表现出色，尤其是在</w:t>
      </w:r>
      <w:r w:rsidRPr="00047AC6">
        <w:rPr>
          <w:rFonts w:ascii="Times New Roman" w:eastAsia="宋体" w:hAnsi="Times New Roman" w:hint="eastAsia"/>
          <w:position w:val="-10"/>
          <w:sz w:val="24"/>
        </w:rPr>
        <w:t>DSC</w:t>
      </w:r>
      <w:r w:rsidRPr="00047AC6">
        <w:rPr>
          <w:rFonts w:ascii="Times New Roman" w:eastAsia="宋体" w:hAnsi="Times New Roman" w:hint="eastAsia"/>
          <w:position w:val="-10"/>
          <w:sz w:val="24"/>
        </w:rPr>
        <w:t>值上，其表现优于其他模型。较高的</w:t>
      </w:r>
      <w:r w:rsidRPr="00047AC6">
        <w:rPr>
          <w:rFonts w:ascii="Times New Roman" w:eastAsia="宋体" w:hAnsi="Times New Roman" w:hint="eastAsia"/>
          <w:position w:val="-10"/>
          <w:sz w:val="24"/>
        </w:rPr>
        <w:t>DSC</w:t>
      </w:r>
      <w:r w:rsidRPr="00047AC6">
        <w:rPr>
          <w:rFonts w:ascii="Times New Roman" w:eastAsia="宋体" w:hAnsi="Times New Roman" w:hint="eastAsia"/>
          <w:position w:val="-10"/>
          <w:sz w:val="24"/>
        </w:rPr>
        <w:t>值表明模型的分割结果与掩膜图像更加接近，拟合效果更好，分割精度更高</w:t>
      </w:r>
      <w:r w:rsidR="00C406EE" w:rsidRPr="00C406EE">
        <w:rPr>
          <w:rFonts w:ascii="Times New Roman" w:eastAsia="宋体" w:hAnsi="Times New Roman" w:hint="eastAsia"/>
          <w:position w:val="-10"/>
          <w:sz w:val="24"/>
        </w:rPr>
        <w:t>。</w:t>
      </w:r>
      <w:r w:rsidRPr="00047AC6">
        <w:rPr>
          <w:rFonts w:ascii="Times New Roman" w:eastAsia="宋体" w:hAnsi="Times New Roman" w:hint="eastAsia"/>
          <w:position w:val="-10"/>
          <w:sz w:val="24"/>
        </w:rPr>
        <w:t>虽然基于</w:t>
      </w:r>
      <w:r w:rsidRPr="00047AC6">
        <w:rPr>
          <w:rFonts w:ascii="Times New Roman" w:eastAsia="宋体" w:hAnsi="Times New Roman" w:hint="eastAsia"/>
          <w:position w:val="-10"/>
          <w:sz w:val="24"/>
        </w:rPr>
        <w:t>Transformer</w:t>
      </w:r>
      <w:r w:rsidRPr="00047AC6">
        <w:rPr>
          <w:rFonts w:ascii="Times New Roman" w:eastAsia="宋体" w:hAnsi="Times New Roman" w:hint="eastAsia"/>
          <w:position w:val="-10"/>
          <w:sz w:val="24"/>
        </w:rPr>
        <w:t>的</w:t>
      </w:r>
      <w:r w:rsidRPr="00047AC6">
        <w:rPr>
          <w:rFonts w:ascii="Times New Roman" w:eastAsia="宋体" w:hAnsi="Times New Roman" w:hint="eastAsia"/>
          <w:position w:val="-10"/>
          <w:sz w:val="24"/>
        </w:rPr>
        <w:t>Trans Unet</w:t>
      </w:r>
      <w:r w:rsidRPr="00047AC6">
        <w:rPr>
          <w:rFonts w:ascii="Times New Roman" w:eastAsia="宋体" w:hAnsi="Times New Roman" w:hint="eastAsia"/>
          <w:position w:val="-10"/>
          <w:sz w:val="24"/>
        </w:rPr>
        <w:t>和</w:t>
      </w:r>
      <w:r w:rsidRPr="00047AC6">
        <w:rPr>
          <w:rFonts w:ascii="Times New Roman" w:eastAsia="宋体" w:hAnsi="Times New Roman" w:hint="eastAsia"/>
          <w:position w:val="-10"/>
          <w:sz w:val="24"/>
        </w:rPr>
        <w:t>Swin Unet</w:t>
      </w:r>
      <w:r w:rsidRPr="00047AC6">
        <w:rPr>
          <w:rFonts w:ascii="Times New Roman" w:eastAsia="宋体" w:hAnsi="Times New Roman" w:hint="eastAsia"/>
          <w:position w:val="-10"/>
          <w:sz w:val="24"/>
        </w:rPr>
        <w:t>在某些指标上略有领先，但</w:t>
      </w:r>
      <w:r w:rsidRPr="00047AC6">
        <w:rPr>
          <w:rFonts w:ascii="Times New Roman" w:eastAsia="宋体" w:hAnsi="Times New Roman" w:hint="eastAsia"/>
          <w:position w:val="-10"/>
          <w:sz w:val="24"/>
        </w:rPr>
        <w:t>VMDUnet</w:t>
      </w:r>
      <w:r w:rsidRPr="00047AC6">
        <w:rPr>
          <w:rFonts w:ascii="Times New Roman" w:eastAsia="宋体" w:hAnsi="Times New Roman" w:hint="eastAsia"/>
          <w:position w:val="-10"/>
          <w:sz w:val="24"/>
        </w:rPr>
        <w:t>通过结合</w:t>
      </w:r>
      <w:r w:rsidRPr="00047AC6">
        <w:rPr>
          <w:rFonts w:ascii="Times New Roman" w:eastAsia="宋体" w:hAnsi="Times New Roman" w:hint="eastAsia"/>
          <w:position w:val="-10"/>
          <w:sz w:val="24"/>
        </w:rPr>
        <w:t>Mamba</w:t>
      </w:r>
      <w:r w:rsidRPr="00047AC6">
        <w:rPr>
          <w:rFonts w:ascii="Times New Roman" w:eastAsia="宋体" w:hAnsi="Times New Roman" w:hint="eastAsia"/>
          <w:position w:val="-10"/>
          <w:sz w:val="24"/>
        </w:rPr>
        <w:t>模块和注意力机制，展现了强大的分割能力。</w:t>
      </w:r>
      <w:r>
        <w:rPr>
          <w:rFonts w:ascii="Times New Roman" w:eastAsia="宋体" w:hAnsi="Times New Roman" w:hint="eastAsia"/>
          <w:position w:val="-10"/>
          <w:sz w:val="24"/>
        </w:rPr>
        <w:t>而</w:t>
      </w:r>
      <w:r w:rsidRPr="00047AC6">
        <w:rPr>
          <w:rFonts w:ascii="Times New Roman" w:eastAsia="宋体" w:hAnsi="Times New Roman" w:hint="eastAsia"/>
          <w:position w:val="-10"/>
          <w:sz w:val="24"/>
        </w:rPr>
        <w:t>MambaUnet</w:t>
      </w:r>
      <w:r w:rsidRPr="00047AC6">
        <w:rPr>
          <w:rFonts w:ascii="Times New Roman" w:eastAsia="宋体" w:hAnsi="Times New Roman" w:hint="eastAsia"/>
          <w:position w:val="-10"/>
          <w:sz w:val="24"/>
        </w:rPr>
        <w:t>和</w:t>
      </w:r>
      <w:r w:rsidRPr="00047AC6">
        <w:rPr>
          <w:rFonts w:ascii="Times New Roman" w:eastAsia="宋体" w:hAnsi="Times New Roman" w:hint="eastAsia"/>
          <w:position w:val="-10"/>
          <w:sz w:val="24"/>
        </w:rPr>
        <w:t>VM Unet</w:t>
      </w:r>
      <w:r w:rsidRPr="00047AC6">
        <w:rPr>
          <w:rFonts w:ascii="Times New Roman" w:eastAsia="宋体" w:hAnsi="Times New Roman" w:hint="eastAsia"/>
          <w:position w:val="-10"/>
          <w:sz w:val="24"/>
        </w:rPr>
        <w:t>仅使用</w:t>
      </w:r>
      <w:r w:rsidRPr="00047AC6">
        <w:rPr>
          <w:rFonts w:ascii="Times New Roman" w:eastAsia="宋体" w:hAnsi="Times New Roman" w:hint="eastAsia"/>
          <w:position w:val="-10"/>
          <w:sz w:val="24"/>
        </w:rPr>
        <w:t>Mamba</w:t>
      </w:r>
      <w:r w:rsidRPr="00047AC6">
        <w:rPr>
          <w:rFonts w:ascii="Times New Roman" w:eastAsia="宋体" w:hAnsi="Times New Roman" w:hint="eastAsia"/>
          <w:position w:val="-10"/>
          <w:sz w:val="24"/>
        </w:rPr>
        <w:t>模块，</w:t>
      </w:r>
      <w:r>
        <w:rPr>
          <w:rFonts w:ascii="Times New Roman" w:eastAsia="宋体" w:hAnsi="Times New Roman" w:hint="eastAsia"/>
          <w:position w:val="-10"/>
          <w:sz w:val="24"/>
        </w:rPr>
        <w:t>在</w:t>
      </w:r>
      <w:r w:rsidRPr="00047AC6">
        <w:rPr>
          <w:rFonts w:ascii="Times New Roman" w:eastAsia="宋体" w:hAnsi="Times New Roman" w:hint="eastAsia"/>
          <w:position w:val="-10"/>
          <w:sz w:val="24"/>
        </w:rPr>
        <w:t>引入注意力机制</w:t>
      </w:r>
      <w:r>
        <w:rPr>
          <w:rFonts w:ascii="Times New Roman" w:eastAsia="宋体" w:hAnsi="Times New Roman" w:hint="eastAsia"/>
          <w:position w:val="-10"/>
          <w:sz w:val="24"/>
        </w:rPr>
        <w:t>后</w:t>
      </w:r>
      <w:r w:rsidRPr="00047AC6">
        <w:rPr>
          <w:rFonts w:ascii="Times New Roman" w:eastAsia="宋体" w:hAnsi="Times New Roman" w:hint="eastAsia"/>
          <w:position w:val="-10"/>
          <w:sz w:val="24"/>
        </w:rPr>
        <w:t>，我们的模型进一步提升</w:t>
      </w:r>
      <w:r>
        <w:rPr>
          <w:rFonts w:ascii="Times New Roman" w:eastAsia="宋体" w:hAnsi="Times New Roman" w:hint="eastAsia"/>
          <w:position w:val="-10"/>
          <w:sz w:val="24"/>
        </w:rPr>
        <w:t>了</w:t>
      </w:r>
      <w:r w:rsidRPr="00047AC6">
        <w:rPr>
          <w:rFonts w:ascii="Times New Roman" w:eastAsia="宋体" w:hAnsi="Times New Roman" w:hint="eastAsia"/>
          <w:position w:val="-10"/>
          <w:sz w:val="24"/>
        </w:rPr>
        <w:t>性能。注意力机制能够更有效地聚焦于关键特征，从而增强模型在复杂任务中的分割能力。结合</w:t>
      </w:r>
      <w:r w:rsidRPr="00047AC6">
        <w:rPr>
          <w:rFonts w:ascii="Times New Roman" w:eastAsia="宋体" w:hAnsi="Times New Roman" w:hint="eastAsia"/>
          <w:position w:val="-10"/>
          <w:sz w:val="24"/>
        </w:rPr>
        <w:t>Mamba</w:t>
      </w:r>
      <w:r w:rsidRPr="00047AC6">
        <w:rPr>
          <w:rFonts w:ascii="Times New Roman" w:eastAsia="宋体" w:hAnsi="Times New Roman" w:hint="eastAsia"/>
          <w:position w:val="-10"/>
          <w:sz w:val="24"/>
        </w:rPr>
        <w:t>模块与注意力机制的</w:t>
      </w:r>
      <w:r w:rsidRPr="00047AC6">
        <w:rPr>
          <w:rFonts w:ascii="Times New Roman" w:eastAsia="宋体" w:hAnsi="Times New Roman" w:hint="eastAsia"/>
          <w:position w:val="-10"/>
          <w:sz w:val="24"/>
        </w:rPr>
        <w:t>VMDUnet</w:t>
      </w:r>
      <w:r w:rsidRPr="00047AC6">
        <w:rPr>
          <w:rFonts w:ascii="Times New Roman" w:eastAsia="宋体" w:hAnsi="Times New Roman" w:hint="eastAsia"/>
          <w:position w:val="-10"/>
          <w:sz w:val="24"/>
        </w:rPr>
        <w:t>不仅在多个评估指标上取得了优异的表现，还在准确识别目标边界和提高整体分割精度方面展现出更强的能力。这表明</w:t>
      </w:r>
      <w:r w:rsidRPr="00047AC6">
        <w:rPr>
          <w:rFonts w:ascii="Times New Roman" w:eastAsia="宋体" w:hAnsi="Times New Roman" w:hint="eastAsia"/>
          <w:position w:val="-10"/>
          <w:sz w:val="24"/>
        </w:rPr>
        <w:t>VMDUnet</w:t>
      </w:r>
      <w:r w:rsidRPr="00047AC6">
        <w:rPr>
          <w:rFonts w:ascii="Times New Roman" w:eastAsia="宋体" w:hAnsi="Times New Roman" w:hint="eastAsia"/>
          <w:position w:val="-10"/>
          <w:sz w:val="24"/>
        </w:rPr>
        <w:t>在准确识别脑胶质瘤边界和整体分割效果方面具有显著优势，为临床诊断提供了更可靠的辅助支持。</w:t>
      </w:r>
    </w:p>
    <w:p w14:paraId="178C801A" w14:textId="279E3720" w:rsidR="00813A4B" w:rsidRDefault="00813A4B" w:rsidP="00813A4B">
      <w:pPr>
        <w:spacing w:line="360" w:lineRule="auto"/>
        <w:jc w:val="center"/>
        <w:rPr>
          <w:rFonts w:ascii="Times New Roman" w:eastAsia="宋体" w:hAnsi="Times New Roman"/>
          <w:position w:val="-10"/>
          <w:szCs w:val="20"/>
        </w:rPr>
      </w:pPr>
      <w:r w:rsidRPr="00813A4B">
        <w:rPr>
          <w:rFonts w:ascii="Times New Roman" w:eastAsia="宋体" w:hAnsi="Times New Roman" w:hint="eastAsia"/>
          <w:position w:val="-10"/>
          <w:szCs w:val="20"/>
        </w:rPr>
        <w:t>表</w:t>
      </w:r>
      <w:r w:rsidR="00EF00A1">
        <w:rPr>
          <w:rFonts w:ascii="Times New Roman" w:eastAsia="宋体" w:hAnsi="Times New Roman" w:hint="eastAsia"/>
          <w:position w:val="-10"/>
          <w:szCs w:val="20"/>
        </w:rPr>
        <w:t xml:space="preserve">4.2 </w:t>
      </w:r>
      <w:r w:rsidRPr="00813A4B">
        <w:rPr>
          <w:rFonts w:ascii="Times New Roman" w:eastAsia="宋体" w:hAnsi="Times New Roman" w:hint="eastAsia"/>
          <w:position w:val="-10"/>
          <w:szCs w:val="20"/>
        </w:rPr>
        <w:t>比较实验结果</w:t>
      </w:r>
      <w:r>
        <w:rPr>
          <w:rFonts w:ascii="Times New Roman" w:eastAsia="宋体" w:hAnsi="Times New Roman" w:hint="eastAsia"/>
          <w:position w:val="-10"/>
          <w:szCs w:val="20"/>
        </w:rPr>
        <w:t>（最好结果已用粗体标出）</w:t>
      </w:r>
    </w:p>
    <w:tbl>
      <w:tblPr>
        <w:tblStyle w:val="51"/>
        <w:tblW w:w="0" w:type="auto"/>
        <w:tblLook w:val="04A0" w:firstRow="1" w:lastRow="0" w:firstColumn="1" w:lastColumn="0" w:noHBand="0" w:noVBand="1"/>
      </w:tblPr>
      <w:tblGrid>
        <w:gridCol w:w="1701"/>
        <w:gridCol w:w="1560"/>
        <w:gridCol w:w="1134"/>
        <w:gridCol w:w="1275"/>
        <w:gridCol w:w="1418"/>
        <w:gridCol w:w="1218"/>
      </w:tblGrid>
      <w:tr w:rsidR="00014B0B" w14:paraId="33297D84" w14:textId="77777777" w:rsidTr="00A0056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1" w:type="dxa"/>
          </w:tcPr>
          <w:p w14:paraId="6BF04B75" w14:textId="730E032C" w:rsidR="00813A4B" w:rsidRPr="00813A4B" w:rsidRDefault="00813A4B" w:rsidP="00813A4B">
            <w:pPr>
              <w:spacing w:line="360" w:lineRule="auto"/>
              <w:jc w:val="center"/>
              <w:rPr>
                <w:rFonts w:ascii="Times New Roman" w:eastAsia="宋体" w:hAnsi="Times New Roman"/>
                <w:b/>
                <w:bCs/>
                <w:position w:val="-10"/>
                <w:szCs w:val="20"/>
              </w:rPr>
            </w:pPr>
            <w:r w:rsidRPr="00813A4B">
              <w:rPr>
                <w:rFonts w:ascii="Times New Roman" w:eastAsia="宋体" w:hAnsi="Times New Roman" w:hint="eastAsia"/>
                <w:b/>
                <w:bCs/>
                <w:i w:val="0"/>
                <w:iCs w:val="0"/>
                <w:position w:val="-10"/>
                <w:sz w:val="21"/>
                <w:szCs w:val="15"/>
              </w:rPr>
              <w:t>Model</w:t>
            </w:r>
          </w:p>
        </w:tc>
        <w:tc>
          <w:tcPr>
            <w:tcW w:w="1560" w:type="dxa"/>
          </w:tcPr>
          <w:p w14:paraId="7C8BADC7" w14:textId="54622F01" w:rsidR="00813A4B" w:rsidRPr="0079283D" w:rsidRDefault="00813A4B" w:rsidP="00813A4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mIoU</w:t>
            </w:r>
            <w:r w:rsidR="00A00567">
              <w:rPr>
                <w:rFonts w:ascii="Times New Roman" w:eastAsia="宋体" w:hAnsi="Times New Roman" w:hint="eastAsia"/>
                <w:i w:val="0"/>
                <w:iCs w:val="0"/>
                <w:position w:val="-10"/>
                <w:sz w:val="22"/>
                <w:szCs w:val="16"/>
              </w:rPr>
              <w:t>↑</w:t>
            </w:r>
          </w:p>
        </w:tc>
        <w:tc>
          <w:tcPr>
            <w:tcW w:w="1134" w:type="dxa"/>
          </w:tcPr>
          <w:p w14:paraId="1596A940" w14:textId="3501A03B" w:rsidR="00813A4B" w:rsidRPr="0079283D" w:rsidRDefault="00813A4B" w:rsidP="00813A4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DSC</w:t>
            </w:r>
            <w:r w:rsidR="00A00567">
              <w:rPr>
                <w:rFonts w:ascii="Times New Roman" w:eastAsia="宋体" w:hAnsi="Times New Roman" w:hint="eastAsia"/>
                <w:i w:val="0"/>
                <w:iCs w:val="0"/>
                <w:position w:val="-10"/>
                <w:sz w:val="22"/>
                <w:szCs w:val="16"/>
              </w:rPr>
              <w:t>↑</w:t>
            </w:r>
          </w:p>
        </w:tc>
        <w:tc>
          <w:tcPr>
            <w:tcW w:w="1275" w:type="dxa"/>
          </w:tcPr>
          <w:p w14:paraId="4FE7BCC3" w14:textId="7E57617E" w:rsidR="00813A4B" w:rsidRPr="0079283D" w:rsidRDefault="00813A4B" w:rsidP="00813A4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ACC</w:t>
            </w:r>
            <w:r w:rsidR="00A00567">
              <w:rPr>
                <w:rFonts w:ascii="Times New Roman" w:eastAsia="宋体" w:hAnsi="Times New Roman" w:hint="eastAsia"/>
                <w:i w:val="0"/>
                <w:iCs w:val="0"/>
                <w:position w:val="-10"/>
                <w:sz w:val="22"/>
                <w:szCs w:val="16"/>
              </w:rPr>
              <w:t>↑</w:t>
            </w:r>
          </w:p>
        </w:tc>
        <w:tc>
          <w:tcPr>
            <w:tcW w:w="1418" w:type="dxa"/>
          </w:tcPr>
          <w:p w14:paraId="08416DBE" w14:textId="0C5FDBFB" w:rsidR="00813A4B" w:rsidRPr="0079283D" w:rsidRDefault="00813A4B" w:rsidP="00813A4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Spe</w:t>
            </w:r>
            <w:r w:rsidR="00A00567">
              <w:rPr>
                <w:rFonts w:ascii="Times New Roman" w:eastAsia="宋体" w:hAnsi="Times New Roman" w:hint="eastAsia"/>
                <w:i w:val="0"/>
                <w:iCs w:val="0"/>
                <w:position w:val="-10"/>
                <w:sz w:val="22"/>
                <w:szCs w:val="16"/>
              </w:rPr>
              <w:t>↑</w:t>
            </w:r>
          </w:p>
        </w:tc>
        <w:tc>
          <w:tcPr>
            <w:tcW w:w="1218" w:type="dxa"/>
          </w:tcPr>
          <w:p w14:paraId="511BD0E3" w14:textId="2DCD2D4B" w:rsidR="00813A4B" w:rsidRPr="0079283D" w:rsidRDefault="00813A4B" w:rsidP="00813A4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Sen</w:t>
            </w:r>
            <w:r w:rsidR="00A00567">
              <w:rPr>
                <w:rFonts w:ascii="Times New Roman" w:eastAsia="宋体" w:hAnsi="Times New Roman" w:hint="eastAsia"/>
                <w:i w:val="0"/>
                <w:iCs w:val="0"/>
                <w:position w:val="-10"/>
                <w:sz w:val="22"/>
                <w:szCs w:val="16"/>
              </w:rPr>
              <w:t>↑</w:t>
            </w:r>
          </w:p>
        </w:tc>
      </w:tr>
      <w:tr w:rsidR="00014B0B" w14:paraId="7FCE6B31" w14:textId="77777777" w:rsidTr="00A00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9C0FDC1" w14:textId="2020B230" w:rsidR="00813A4B" w:rsidRPr="0079283D" w:rsidRDefault="00813A4B" w:rsidP="00813A4B">
            <w:pPr>
              <w:spacing w:line="360" w:lineRule="auto"/>
              <w:jc w:val="center"/>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Unet</w:t>
            </w:r>
            <w:r w:rsidR="0079283D" w:rsidRPr="0079283D">
              <w:rPr>
                <w:rFonts w:ascii="Times New Roman" w:eastAsia="宋体" w:hAnsi="Times New Roman" w:hint="eastAsia"/>
                <w:i w:val="0"/>
                <w:iCs w:val="0"/>
                <w:position w:val="-10"/>
                <w:sz w:val="22"/>
                <w:szCs w:val="16"/>
                <w:vertAlign w:val="superscript"/>
              </w:rPr>
              <w:t>[10]</w:t>
            </w:r>
          </w:p>
        </w:tc>
        <w:tc>
          <w:tcPr>
            <w:tcW w:w="1560" w:type="dxa"/>
          </w:tcPr>
          <w:p w14:paraId="5BD3B5EB" w14:textId="368A38FA" w:rsidR="00813A4B" w:rsidRDefault="000853C7"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w:t>
            </w:r>
            <w:r w:rsidR="00F81401">
              <w:rPr>
                <w:rFonts w:ascii="Times New Roman" w:eastAsia="宋体" w:hAnsi="Times New Roman" w:hint="eastAsia"/>
                <w:position w:val="-10"/>
                <w:szCs w:val="20"/>
              </w:rPr>
              <w:t>5327</w:t>
            </w:r>
          </w:p>
        </w:tc>
        <w:tc>
          <w:tcPr>
            <w:tcW w:w="1134" w:type="dxa"/>
          </w:tcPr>
          <w:p w14:paraId="63F6EC49" w14:textId="24356C57" w:rsidR="00813A4B" w:rsidRDefault="00F81401"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0.6383</w:t>
            </w:r>
          </w:p>
        </w:tc>
        <w:tc>
          <w:tcPr>
            <w:tcW w:w="1275" w:type="dxa"/>
          </w:tcPr>
          <w:p w14:paraId="12D38649" w14:textId="1E0BFD79" w:rsidR="00813A4B" w:rsidRDefault="00AA0A7A"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0.9</w:t>
            </w:r>
            <w:r w:rsidR="00F81401">
              <w:rPr>
                <w:rFonts w:ascii="Times New Roman" w:eastAsia="宋体" w:hAnsi="Times New Roman" w:hint="eastAsia"/>
                <w:position w:val="-10"/>
                <w:szCs w:val="20"/>
              </w:rPr>
              <w:t>880</w:t>
            </w:r>
          </w:p>
        </w:tc>
        <w:tc>
          <w:tcPr>
            <w:tcW w:w="1418" w:type="dxa"/>
          </w:tcPr>
          <w:p w14:paraId="57D36939" w14:textId="37219900" w:rsidR="00813A4B" w:rsidRDefault="00AA0A7A"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0.9</w:t>
            </w:r>
            <w:r w:rsidR="00F81401">
              <w:rPr>
                <w:rFonts w:ascii="Times New Roman" w:eastAsia="宋体" w:hAnsi="Times New Roman" w:hint="eastAsia"/>
                <w:position w:val="-10"/>
                <w:szCs w:val="20"/>
              </w:rPr>
              <w:t>963</w:t>
            </w:r>
          </w:p>
        </w:tc>
        <w:tc>
          <w:tcPr>
            <w:tcW w:w="1218" w:type="dxa"/>
          </w:tcPr>
          <w:p w14:paraId="64788D37" w14:textId="086BF691" w:rsidR="00813A4B" w:rsidRDefault="00AA0A7A"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w:t>
            </w:r>
            <w:r w:rsidR="00F81401">
              <w:rPr>
                <w:rFonts w:ascii="Times New Roman" w:eastAsia="宋体" w:hAnsi="Times New Roman" w:hint="eastAsia"/>
                <w:position w:val="-10"/>
                <w:szCs w:val="20"/>
              </w:rPr>
              <w:t>7261</w:t>
            </w:r>
          </w:p>
        </w:tc>
      </w:tr>
      <w:tr w:rsidR="00014B0B" w14:paraId="44CDD9DD" w14:textId="77777777" w:rsidTr="00A00567">
        <w:tc>
          <w:tcPr>
            <w:cnfStyle w:val="001000000000" w:firstRow="0" w:lastRow="0" w:firstColumn="1" w:lastColumn="0" w:oddVBand="0" w:evenVBand="0" w:oddHBand="0" w:evenHBand="0" w:firstRowFirstColumn="0" w:firstRowLastColumn="0" w:lastRowFirstColumn="0" w:lastRowLastColumn="0"/>
            <w:tcW w:w="1701" w:type="dxa"/>
          </w:tcPr>
          <w:p w14:paraId="2CF32C71" w14:textId="41D74B90" w:rsidR="00813A4B" w:rsidRPr="0079283D" w:rsidRDefault="00813A4B" w:rsidP="00813A4B">
            <w:pPr>
              <w:spacing w:line="360" w:lineRule="auto"/>
              <w:jc w:val="center"/>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Trans</w:t>
            </w:r>
            <w:r w:rsidR="00014B0B">
              <w:rPr>
                <w:rFonts w:ascii="Times New Roman" w:eastAsia="宋体" w:hAnsi="Times New Roman" w:hint="eastAsia"/>
                <w:i w:val="0"/>
                <w:iCs w:val="0"/>
                <w:position w:val="-10"/>
                <w:sz w:val="22"/>
                <w:szCs w:val="16"/>
              </w:rPr>
              <w:t xml:space="preserve"> </w:t>
            </w:r>
            <w:r w:rsidRPr="0079283D">
              <w:rPr>
                <w:rFonts w:ascii="Times New Roman" w:eastAsia="宋体" w:hAnsi="Times New Roman" w:hint="eastAsia"/>
                <w:i w:val="0"/>
                <w:iCs w:val="0"/>
                <w:position w:val="-10"/>
                <w:sz w:val="22"/>
                <w:szCs w:val="16"/>
              </w:rPr>
              <w:t>Unet</w:t>
            </w:r>
            <w:r w:rsidR="0079283D" w:rsidRPr="0079283D">
              <w:rPr>
                <w:rFonts w:ascii="Times New Roman" w:eastAsia="宋体" w:hAnsi="Times New Roman" w:hint="eastAsia"/>
                <w:i w:val="0"/>
                <w:iCs w:val="0"/>
                <w:position w:val="-10"/>
                <w:sz w:val="22"/>
                <w:szCs w:val="16"/>
                <w:vertAlign w:val="superscript"/>
              </w:rPr>
              <w:t>[14]</w:t>
            </w:r>
          </w:p>
        </w:tc>
        <w:tc>
          <w:tcPr>
            <w:tcW w:w="1560" w:type="dxa"/>
          </w:tcPr>
          <w:p w14:paraId="07FCA546" w14:textId="2A349F9A" w:rsidR="00971B0F" w:rsidRPr="00E74DB9" w:rsidRDefault="00E74DB9" w:rsidP="00014B0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position w:val="-10"/>
                <w:szCs w:val="20"/>
              </w:rPr>
            </w:pPr>
            <w:r w:rsidRPr="00E74DB9">
              <w:rPr>
                <w:rFonts w:ascii="Times New Roman" w:eastAsia="宋体" w:hAnsi="Times New Roman" w:hint="eastAsia"/>
                <w:b/>
                <w:bCs/>
                <w:position w:val="-10"/>
                <w:szCs w:val="20"/>
              </w:rPr>
              <w:t>0.6611</w:t>
            </w:r>
          </w:p>
        </w:tc>
        <w:tc>
          <w:tcPr>
            <w:tcW w:w="1134" w:type="dxa"/>
          </w:tcPr>
          <w:p w14:paraId="025D2714" w14:textId="541AEF71" w:rsidR="00813A4B" w:rsidRDefault="00E74DB9"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0.7389</w:t>
            </w:r>
          </w:p>
        </w:tc>
        <w:tc>
          <w:tcPr>
            <w:tcW w:w="1275" w:type="dxa"/>
          </w:tcPr>
          <w:p w14:paraId="4AB0EA07" w14:textId="390A70B0" w:rsidR="00813A4B" w:rsidRPr="00E74DB9" w:rsidRDefault="00E74DB9"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position w:val="-10"/>
                <w:szCs w:val="20"/>
              </w:rPr>
            </w:pPr>
            <w:r w:rsidRPr="00E74DB9">
              <w:rPr>
                <w:rFonts w:ascii="Times New Roman" w:eastAsia="宋体" w:hAnsi="Times New Roman" w:hint="eastAsia"/>
                <w:b/>
                <w:bCs/>
                <w:position w:val="-10"/>
                <w:szCs w:val="20"/>
              </w:rPr>
              <w:t>0.9932</w:t>
            </w:r>
          </w:p>
        </w:tc>
        <w:tc>
          <w:tcPr>
            <w:tcW w:w="1418" w:type="dxa"/>
          </w:tcPr>
          <w:p w14:paraId="000EFE7E" w14:textId="43BD35A1" w:rsidR="00813A4B" w:rsidRDefault="00E74DB9"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0.9963</w:t>
            </w:r>
          </w:p>
        </w:tc>
        <w:tc>
          <w:tcPr>
            <w:tcW w:w="1218" w:type="dxa"/>
          </w:tcPr>
          <w:p w14:paraId="5A45DA20" w14:textId="0F07F1A1" w:rsidR="00813A4B" w:rsidRDefault="00E74DB9"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0.7446</w:t>
            </w:r>
          </w:p>
        </w:tc>
      </w:tr>
      <w:tr w:rsidR="00014B0B" w14:paraId="1FCD36B6" w14:textId="77777777" w:rsidTr="00A00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282BCB67" w14:textId="40998520" w:rsidR="00813A4B" w:rsidRPr="0079283D" w:rsidRDefault="00971B0F" w:rsidP="00813A4B">
            <w:pPr>
              <w:spacing w:line="360" w:lineRule="auto"/>
              <w:jc w:val="center"/>
              <w:rPr>
                <w:rFonts w:ascii="Times New Roman" w:eastAsia="宋体" w:hAnsi="Times New Roman"/>
                <w:i w:val="0"/>
                <w:iCs w:val="0"/>
                <w:position w:val="-10"/>
                <w:sz w:val="22"/>
                <w:szCs w:val="16"/>
              </w:rPr>
            </w:pPr>
            <w:r>
              <w:rPr>
                <w:rFonts w:ascii="Times New Roman" w:eastAsia="宋体" w:hAnsi="Times New Roman" w:hint="eastAsia"/>
                <w:i w:val="0"/>
                <w:iCs w:val="0"/>
                <w:position w:val="-10"/>
                <w:sz w:val="22"/>
                <w:szCs w:val="16"/>
              </w:rPr>
              <w:lastRenderedPageBreak/>
              <w:t>Swin</w:t>
            </w:r>
            <w:r w:rsidR="00014B0B">
              <w:rPr>
                <w:rFonts w:ascii="Times New Roman" w:eastAsia="宋体" w:hAnsi="Times New Roman" w:hint="eastAsia"/>
                <w:i w:val="0"/>
                <w:iCs w:val="0"/>
                <w:position w:val="-10"/>
                <w:sz w:val="22"/>
                <w:szCs w:val="16"/>
              </w:rPr>
              <w:t xml:space="preserve"> </w:t>
            </w:r>
            <w:r>
              <w:rPr>
                <w:rFonts w:ascii="Times New Roman" w:eastAsia="宋体" w:hAnsi="Times New Roman" w:hint="eastAsia"/>
                <w:i w:val="0"/>
                <w:iCs w:val="0"/>
                <w:position w:val="-10"/>
                <w:sz w:val="22"/>
                <w:szCs w:val="16"/>
              </w:rPr>
              <w:t>Unet</w:t>
            </w:r>
            <w:r w:rsidR="006079F3" w:rsidRPr="006079F3">
              <w:rPr>
                <w:rFonts w:ascii="Times New Roman" w:eastAsia="宋体" w:hAnsi="Times New Roman" w:hint="eastAsia"/>
                <w:i w:val="0"/>
                <w:iCs w:val="0"/>
                <w:position w:val="-10"/>
                <w:sz w:val="22"/>
                <w:szCs w:val="16"/>
                <w:vertAlign w:val="superscript"/>
              </w:rPr>
              <w:t>[</w:t>
            </w:r>
            <w:r w:rsidR="00DD30E1">
              <w:rPr>
                <w:rFonts w:ascii="Times New Roman" w:eastAsia="宋体" w:hAnsi="Times New Roman" w:hint="eastAsia"/>
                <w:i w:val="0"/>
                <w:iCs w:val="0"/>
                <w:position w:val="-10"/>
                <w:sz w:val="22"/>
                <w:szCs w:val="16"/>
                <w:vertAlign w:val="superscript"/>
              </w:rPr>
              <w:t>15</w:t>
            </w:r>
            <w:r w:rsidR="006079F3" w:rsidRPr="006079F3">
              <w:rPr>
                <w:rFonts w:ascii="Times New Roman" w:eastAsia="宋体" w:hAnsi="Times New Roman" w:hint="eastAsia"/>
                <w:i w:val="0"/>
                <w:iCs w:val="0"/>
                <w:position w:val="-10"/>
                <w:sz w:val="22"/>
                <w:szCs w:val="16"/>
                <w:vertAlign w:val="superscript"/>
              </w:rPr>
              <w:t>]</w:t>
            </w:r>
          </w:p>
        </w:tc>
        <w:tc>
          <w:tcPr>
            <w:tcW w:w="1560" w:type="dxa"/>
          </w:tcPr>
          <w:p w14:paraId="3326F946" w14:textId="379966F3" w:rsidR="00813A4B" w:rsidRDefault="00E74DB9"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0.6383</w:t>
            </w:r>
          </w:p>
        </w:tc>
        <w:tc>
          <w:tcPr>
            <w:tcW w:w="1134" w:type="dxa"/>
          </w:tcPr>
          <w:p w14:paraId="7935B783" w14:textId="00D29AF2" w:rsidR="00813A4B" w:rsidRDefault="00E74DB9"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0.7197</w:t>
            </w:r>
          </w:p>
        </w:tc>
        <w:tc>
          <w:tcPr>
            <w:tcW w:w="1275" w:type="dxa"/>
          </w:tcPr>
          <w:p w14:paraId="1CCE0890" w14:textId="063255B8" w:rsidR="00813A4B" w:rsidRPr="00E74DB9" w:rsidRDefault="00E74DB9"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E74DB9">
              <w:rPr>
                <w:rFonts w:ascii="Times New Roman" w:eastAsia="宋体" w:hAnsi="Times New Roman" w:hint="eastAsia"/>
                <w:position w:val="-10"/>
                <w:szCs w:val="20"/>
              </w:rPr>
              <w:t>0.9921</w:t>
            </w:r>
          </w:p>
        </w:tc>
        <w:tc>
          <w:tcPr>
            <w:tcW w:w="1418" w:type="dxa"/>
          </w:tcPr>
          <w:p w14:paraId="272B4C6A" w14:textId="69B5F143" w:rsidR="00813A4B" w:rsidRDefault="00E74DB9"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0.9961</w:t>
            </w:r>
          </w:p>
        </w:tc>
        <w:tc>
          <w:tcPr>
            <w:tcW w:w="1218" w:type="dxa"/>
          </w:tcPr>
          <w:p w14:paraId="431F38A7" w14:textId="31C11FB0" w:rsidR="00813A4B" w:rsidRDefault="00E74DB9"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0.7454</w:t>
            </w:r>
          </w:p>
        </w:tc>
      </w:tr>
      <w:tr w:rsidR="00014B0B" w14:paraId="53BDB7EA" w14:textId="77777777" w:rsidTr="00A00567">
        <w:tc>
          <w:tcPr>
            <w:cnfStyle w:val="001000000000" w:firstRow="0" w:lastRow="0" w:firstColumn="1" w:lastColumn="0" w:oddVBand="0" w:evenVBand="0" w:oddHBand="0" w:evenHBand="0" w:firstRowFirstColumn="0" w:firstRowLastColumn="0" w:lastRowFirstColumn="0" w:lastRowLastColumn="0"/>
            <w:tcW w:w="1701" w:type="dxa"/>
          </w:tcPr>
          <w:p w14:paraId="1EB8A801" w14:textId="2D413A55" w:rsidR="00971B0F" w:rsidRPr="00971B0F" w:rsidRDefault="006079F3" w:rsidP="00971B0F">
            <w:pPr>
              <w:spacing w:line="360" w:lineRule="auto"/>
              <w:jc w:val="center"/>
              <w:rPr>
                <w:rFonts w:ascii="Times New Roman" w:eastAsia="宋体" w:hAnsi="Times New Roman"/>
                <w:i w:val="0"/>
                <w:iCs w:val="0"/>
                <w:position w:val="-10"/>
                <w:sz w:val="22"/>
                <w:szCs w:val="16"/>
              </w:rPr>
            </w:pPr>
            <w:r>
              <w:rPr>
                <w:rFonts w:ascii="Times New Roman" w:eastAsia="宋体" w:hAnsi="Times New Roman" w:hint="eastAsia"/>
                <w:i w:val="0"/>
                <w:iCs w:val="0"/>
                <w:position w:val="-10"/>
                <w:sz w:val="22"/>
                <w:szCs w:val="16"/>
              </w:rPr>
              <w:t>Mamba Unet</w:t>
            </w:r>
            <w:r w:rsidRPr="006079F3">
              <w:rPr>
                <w:rFonts w:ascii="Times New Roman" w:eastAsia="宋体" w:hAnsi="Times New Roman" w:hint="eastAsia"/>
                <w:i w:val="0"/>
                <w:iCs w:val="0"/>
                <w:position w:val="-10"/>
                <w:sz w:val="22"/>
                <w:szCs w:val="16"/>
                <w:vertAlign w:val="superscript"/>
              </w:rPr>
              <w:t>[21]</w:t>
            </w:r>
          </w:p>
        </w:tc>
        <w:tc>
          <w:tcPr>
            <w:tcW w:w="1560" w:type="dxa"/>
          </w:tcPr>
          <w:p w14:paraId="2D11F792" w14:textId="26CE66F0" w:rsidR="00813A4B" w:rsidRPr="00C3478B" w:rsidRDefault="00C3478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C3478B">
              <w:rPr>
                <w:rFonts w:ascii="Times New Roman" w:eastAsia="宋体" w:hAnsi="Times New Roman" w:hint="eastAsia"/>
                <w:position w:val="-10"/>
                <w:szCs w:val="20"/>
              </w:rPr>
              <w:t>0.6548</w:t>
            </w:r>
          </w:p>
        </w:tc>
        <w:tc>
          <w:tcPr>
            <w:tcW w:w="1134" w:type="dxa"/>
          </w:tcPr>
          <w:p w14:paraId="25536146" w14:textId="06CF61D6" w:rsidR="00813A4B" w:rsidRPr="00C3478B" w:rsidRDefault="00C3478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C3478B">
              <w:rPr>
                <w:rFonts w:ascii="Times New Roman" w:eastAsia="宋体" w:hAnsi="Times New Roman" w:hint="eastAsia"/>
                <w:position w:val="-10"/>
                <w:szCs w:val="20"/>
              </w:rPr>
              <w:t>0.7349</w:t>
            </w:r>
          </w:p>
        </w:tc>
        <w:tc>
          <w:tcPr>
            <w:tcW w:w="1275" w:type="dxa"/>
          </w:tcPr>
          <w:p w14:paraId="0AC78DFA" w14:textId="0042253C" w:rsidR="00813A4B" w:rsidRPr="00C3478B" w:rsidRDefault="00C3478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C3478B">
              <w:rPr>
                <w:rFonts w:ascii="Times New Roman" w:eastAsia="宋体" w:hAnsi="Times New Roman" w:hint="eastAsia"/>
                <w:position w:val="-10"/>
                <w:szCs w:val="20"/>
              </w:rPr>
              <w:t>0.9915</w:t>
            </w:r>
          </w:p>
        </w:tc>
        <w:tc>
          <w:tcPr>
            <w:tcW w:w="1418" w:type="dxa"/>
          </w:tcPr>
          <w:p w14:paraId="249E779B" w14:textId="243769CE" w:rsidR="00813A4B" w:rsidRPr="00C3478B" w:rsidRDefault="00C3478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C3478B">
              <w:rPr>
                <w:rFonts w:ascii="Times New Roman" w:eastAsia="宋体" w:hAnsi="Times New Roman" w:hint="eastAsia"/>
                <w:position w:val="-10"/>
                <w:szCs w:val="20"/>
              </w:rPr>
              <w:t>0.9953</w:t>
            </w:r>
          </w:p>
        </w:tc>
        <w:tc>
          <w:tcPr>
            <w:tcW w:w="1218" w:type="dxa"/>
          </w:tcPr>
          <w:p w14:paraId="6E5F293B" w14:textId="6A054A94" w:rsidR="00813A4B" w:rsidRPr="00C3478B" w:rsidRDefault="00C3478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C3478B">
              <w:rPr>
                <w:rFonts w:ascii="Times New Roman" w:eastAsia="宋体" w:hAnsi="Times New Roman" w:hint="eastAsia"/>
                <w:position w:val="-10"/>
                <w:szCs w:val="20"/>
              </w:rPr>
              <w:t>0.7514</w:t>
            </w:r>
          </w:p>
        </w:tc>
      </w:tr>
      <w:tr w:rsidR="00014B0B" w14:paraId="47171F77" w14:textId="77777777" w:rsidTr="00A00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4A20BF8" w14:textId="4DDF4189" w:rsidR="00971B0F" w:rsidRDefault="006079F3" w:rsidP="00971B0F">
            <w:pPr>
              <w:spacing w:line="360" w:lineRule="auto"/>
              <w:jc w:val="center"/>
              <w:rPr>
                <w:rFonts w:ascii="Times New Roman" w:eastAsia="宋体" w:hAnsi="Times New Roman"/>
                <w:position w:val="-10"/>
                <w:sz w:val="22"/>
                <w:szCs w:val="16"/>
              </w:rPr>
            </w:pPr>
            <w:r>
              <w:rPr>
                <w:rFonts w:ascii="Times New Roman" w:eastAsia="宋体" w:hAnsi="Times New Roman" w:hint="eastAsia"/>
                <w:i w:val="0"/>
                <w:iCs w:val="0"/>
                <w:position w:val="-10"/>
                <w:sz w:val="22"/>
                <w:szCs w:val="16"/>
              </w:rPr>
              <w:t>VM Unet</w:t>
            </w:r>
            <w:r w:rsidRPr="006079F3">
              <w:rPr>
                <w:rFonts w:ascii="Times New Roman" w:eastAsia="宋体" w:hAnsi="Times New Roman" w:hint="eastAsia"/>
                <w:i w:val="0"/>
                <w:iCs w:val="0"/>
                <w:position w:val="-10"/>
                <w:sz w:val="22"/>
                <w:szCs w:val="16"/>
                <w:vertAlign w:val="superscript"/>
              </w:rPr>
              <w:t>[19]</w:t>
            </w:r>
          </w:p>
        </w:tc>
        <w:tc>
          <w:tcPr>
            <w:tcW w:w="1560" w:type="dxa"/>
          </w:tcPr>
          <w:p w14:paraId="37B21840" w14:textId="19B7A9D3" w:rsidR="00971B0F" w:rsidRPr="00E74DB9" w:rsidRDefault="00E74DB9" w:rsidP="00971B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E74DB9">
              <w:rPr>
                <w:rFonts w:ascii="Times New Roman" w:eastAsia="宋体" w:hAnsi="Times New Roman" w:hint="eastAsia"/>
                <w:position w:val="-10"/>
                <w:szCs w:val="20"/>
              </w:rPr>
              <w:t>0.5</w:t>
            </w:r>
            <w:r w:rsidR="00C17781">
              <w:rPr>
                <w:rFonts w:ascii="Times New Roman" w:eastAsia="宋体" w:hAnsi="Times New Roman" w:hint="eastAsia"/>
                <w:position w:val="-10"/>
                <w:szCs w:val="20"/>
              </w:rPr>
              <w:t>545</w:t>
            </w:r>
          </w:p>
        </w:tc>
        <w:tc>
          <w:tcPr>
            <w:tcW w:w="1134" w:type="dxa"/>
          </w:tcPr>
          <w:p w14:paraId="465927AA" w14:textId="0A4316C4" w:rsidR="00971B0F" w:rsidRPr="00E74DB9" w:rsidRDefault="00C17781" w:rsidP="00971B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0.7134</w:t>
            </w:r>
          </w:p>
        </w:tc>
        <w:tc>
          <w:tcPr>
            <w:tcW w:w="1275" w:type="dxa"/>
          </w:tcPr>
          <w:p w14:paraId="65538B7C" w14:textId="55F9F081" w:rsidR="00971B0F" w:rsidRDefault="00C17781" w:rsidP="00971B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0.9907</w:t>
            </w:r>
          </w:p>
        </w:tc>
        <w:tc>
          <w:tcPr>
            <w:tcW w:w="1418" w:type="dxa"/>
          </w:tcPr>
          <w:p w14:paraId="511AEF02" w14:textId="64C8488B" w:rsidR="00971B0F" w:rsidRPr="00E74DB9" w:rsidRDefault="00E74DB9" w:rsidP="00971B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E74DB9">
              <w:rPr>
                <w:rFonts w:ascii="Times New Roman" w:eastAsia="宋体" w:hAnsi="Times New Roman" w:hint="eastAsia"/>
                <w:position w:val="-10"/>
                <w:szCs w:val="20"/>
              </w:rPr>
              <w:t>0.99</w:t>
            </w:r>
            <w:r w:rsidR="00C17781">
              <w:rPr>
                <w:rFonts w:ascii="Times New Roman" w:eastAsia="宋体" w:hAnsi="Times New Roman" w:hint="eastAsia"/>
                <w:position w:val="-10"/>
                <w:szCs w:val="20"/>
              </w:rPr>
              <w:t>42</w:t>
            </w:r>
          </w:p>
        </w:tc>
        <w:tc>
          <w:tcPr>
            <w:tcW w:w="1218" w:type="dxa"/>
          </w:tcPr>
          <w:p w14:paraId="11500D33" w14:textId="7863ED16" w:rsidR="00971B0F" w:rsidRPr="00E04960" w:rsidRDefault="00E74DB9" w:rsidP="00971B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E04960">
              <w:rPr>
                <w:rFonts w:ascii="Times New Roman" w:eastAsia="宋体" w:hAnsi="Times New Roman" w:hint="eastAsia"/>
                <w:position w:val="-10"/>
                <w:szCs w:val="20"/>
              </w:rPr>
              <w:t>0.7</w:t>
            </w:r>
            <w:r w:rsidR="00C17781">
              <w:rPr>
                <w:rFonts w:ascii="Times New Roman" w:eastAsia="宋体" w:hAnsi="Times New Roman" w:hint="eastAsia"/>
                <w:position w:val="-10"/>
                <w:szCs w:val="20"/>
              </w:rPr>
              <w:t>632</w:t>
            </w:r>
          </w:p>
        </w:tc>
      </w:tr>
      <w:tr w:rsidR="00014B0B" w14:paraId="4B2EBFEA" w14:textId="77777777" w:rsidTr="00A00567">
        <w:tc>
          <w:tcPr>
            <w:cnfStyle w:val="001000000000" w:firstRow="0" w:lastRow="0" w:firstColumn="1" w:lastColumn="0" w:oddVBand="0" w:evenVBand="0" w:oddHBand="0" w:evenHBand="0" w:firstRowFirstColumn="0" w:firstRowLastColumn="0" w:lastRowFirstColumn="0" w:lastRowLastColumn="0"/>
            <w:tcW w:w="1701" w:type="dxa"/>
          </w:tcPr>
          <w:p w14:paraId="7B34AADD" w14:textId="3679F6C7" w:rsidR="00971B0F" w:rsidRPr="00014B0B" w:rsidRDefault="00014B0B" w:rsidP="00971B0F">
            <w:pPr>
              <w:spacing w:line="360" w:lineRule="auto"/>
              <w:jc w:val="center"/>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VM</w:t>
            </w:r>
            <w:r w:rsidR="006079F3">
              <w:rPr>
                <w:rFonts w:ascii="Times New Roman" w:eastAsia="宋体" w:hAnsi="Times New Roman" w:hint="eastAsia"/>
                <w:i w:val="0"/>
                <w:iCs w:val="0"/>
                <w:position w:val="-10"/>
                <w:sz w:val="22"/>
                <w:szCs w:val="16"/>
              </w:rPr>
              <w:t xml:space="preserve"> </w:t>
            </w:r>
            <w:r w:rsidRPr="0079283D">
              <w:rPr>
                <w:rFonts w:ascii="Times New Roman" w:eastAsia="宋体" w:hAnsi="Times New Roman" w:hint="eastAsia"/>
                <w:i w:val="0"/>
                <w:iCs w:val="0"/>
                <w:position w:val="-10"/>
                <w:sz w:val="22"/>
                <w:szCs w:val="16"/>
              </w:rPr>
              <w:t>Unet</w:t>
            </w:r>
            <w:r>
              <w:rPr>
                <w:rFonts w:ascii="Times New Roman" w:eastAsia="宋体" w:hAnsi="Times New Roman" w:hint="eastAsia"/>
                <w:i w:val="0"/>
                <w:iCs w:val="0"/>
                <w:position w:val="-10"/>
                <w:sz w:val="22"/>
                <w:szCs w:val="16"/>
              </w:rPr>
              <w:t xml:space="preserve"> v2</w:t>
            </w:r>
            <w:r w:rsidRPr="0079283D">
              <w:rPr>
                <w:rFonts w:ascii="Times New Roman" w:eastAsia="宋体" w:hAnsi="Times New Roman" w:hint="eastAsia"/>
                <w:i w:val="0"/>
                <w:iCs w:val="0"/>
                <w:position w:val="-10"/>
                <w:sz w:val="22"/>
                <w:szCs w:val="16"/>
                <w:vertAlign w:val="superscript"/>
              </w:rPr>
              <w:t>[</w:t>
            </w:r>
            <w:r w:rsidR="00F273A9">
              <w:rPr>
                <w:rFonts w:ascii="Times New Roman" w:eastAsia="宋体" w:hAnsi="Times New Roman" w:hint="eastAsia"/>
                <w:i w:val="0"/>
                <w:iCs w:val="0"/>
                <w:position w:val="-10"/>
                <w:sz w:val="22"/>
                <w:szCs w:val="16"/>
                <w:vertAlign w:val="superscript"/>
              </w:rPr>
              <w:t>37</w:t>
            </w:r>
            <w:r w:rsidRPr="0079283D">
              <w:rPr>
                <w:rFonts w:ascii="Times New Roman" w:eastAsia="宋体" w:hAnsi="Times New Roman" w:hint="eastAsia"/>
                <w:i w:val="0"/>
                <w:iCs w:val="0"/>
                <w:position w:val="-10"/>
                <w:sz w:val="22"/>
                <w:szCs w:val="16"/>
                <w:vertAlign w:val="superscript"/>
              </w:rPr>
              <w:t>]</w:t>
            </w:r>
          </w:p>
        </w:tc>
        <w:tc>
          <w:tcPr>
            <w:tcW w:w="1560" w:type="dxa"/>
          </w:tcPr>
          <w:p w14:paraId="2E8BED27" w14:textId="1608B326" w:rsidR="00971B0F" w:rsidRPr="00FC67CF" w:rsidRDefault="00E74DB9" w:rsidP="00971B0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0.5822</w:t>
            </w:r>
          </w:p>
        </w:tc>
        <w:tc>
          <w:tcPr>
            <w:tcW w:w="1134" w:type="dxa"/>
          </w:tcPr>
          <w:p w14:paraId="4915B73A" w14:textId="74EA312A" w:rsidR="00971B0F" w:rsidRPr="00E74DB9" w:rsidRDefault="00E74DB9" w:rsidP="00971B0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E74DB9">
              <w:rPr>
                <w:rFonts w:ascii="Times New Roman" w:eastAsia="宋体" w:hAnsi="Times New Roman" w:hint="eastAsia"/>
                <w:position w:val="-10"/>
                <w:szCs w:val="20"/>
              </w:rPr>
              <w:t>0.7359</w:t>
            </w:r>
          </w:p>
        </w:tc>
        <w:tc>
          <w:tcPr>
            <w:tcW w:w="1275" w:type="dxa"/>
          </w:tcPr>
          <w:p w14:paraId="6122FF8A" w14:textId="70F6654C" w:rsidR="00971B0F" w:rsidRDefault="00E74DB9" w:rsidP="00971B0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0.9920</w:t>
            </w:r>
          </w:p>
        </w:tc>
        <w:tc>
          <w:tcPr>
            <w:tcW w:w="1418" w:type="dxa"/>
          </w:tcPr>
          <w:p w14:paraId="16B23850" w14:textId="0F33DFB4" w:rsidR="00971B0F" w:rsidRPr="00E74DB9" w:rsidRDefault="00E74DB9" w:rsidP="00971B0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E74DB9">
              <w:rPr>
                <w:rFonts w:ascii="Times New Roman" w:eastAsia="宋体" w:hAnsi="Times New Roman" w:hint="eastAsia"/>
                <w:position w:val="-10"/>
                <w:szCs w:val="20"/>
              </w:rPr>
              <w:t>0.9960</w:t>
            </w:r>
          </w:p>
        </w:tc>
        <w:tc>
          <w:tcPr>
            <w:tcW w:w="1218" w:type="dxa"/>
          </w:tcPr>
          <w:p w14:paraId="4E270D1C" w14:textId="017AB8AA" w:rsidR="00971B0F" w:rsidRPr="00E74DB9" w:rsidRDefault="00E74DB9" w:rsidP="00971B0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E74DB9">
              <w:rPr>
                <w:rFonts w:ascii="Times New Roman" w:eastAsia="宋体" w:hAnsi="Times New Roman" w:hint="eastAsia"/>
                <w:position w:val="-10"/>
                <w:szCs w:val="20"/>
              </w:rPr>
              <w:t>0.7334</w:t>
            </w:r>
          </w:p>
        </w:tc>
      </w:tr>
      <w:tr w:rsidR="00014B0B" w14:paraId="331AE706" w14:textId="77777777" w:rsidTr="00A00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4603CBC6" w14:textId="01E54BC3" w:rsidR="00014B0B" w:rsidRPr="00014B0B" w:rsidRDefault="00014B0B" w:rsidP="00971B0F">
            <w:pPr>
              <w:spacing w:line="360" w:lineRule="auto"/>
              <w:jc w:val="center"/>
              <w:rPr>
                <w:rFonts w:ascii="Times New Roman" w:eastAsia="宋体" w:hAnsi="Times New Roman"/>
                <w:i w:val="0"/>
                <w:iCs w:val="0"/>
                <w:position w:val="-10"/>
                <w:sz w:val="22"/>
                <w:szCs w:val="16"/>
              </w:rPr>
            </w:pPr>
            <w:r>
              <w:rPr>
                <w:rFonts w:ascii="Times New Roman" w:eastAsia="宋体" w:hAnsi="Times New Roman" w:hint="eastAsia"/>
                <w:i w:val="0"/>
                <w:iCs w:val="0"/>
                <w:position w:val="-10"/>
                <w:sz w:val="22"/>
                <w:szCs w:val="16"/>
              </w:rPr>
              <w:t>VMDU</w:t>
            </w:r>
            <w:r w:rsidRPr="0079283D">
              <w:rPr>
                <w:rFonts w:ascii="Times New Roman" w:eastAsia="宋体" w:hAnsi="Times New Roman" w:hint="eastAsia"/>
                <w:i w:val="0"/>
                <w:iCs w:val="0"/>
                <w:position w:val="-10"/>
                <w:sz w:val="22"/>
                <w:szCs w:val="16"/>
              </w:rPr>
              <w:t>net</w:t>
            </w:r>
          </w:p>
        </w:tc>
        <w:tc>
          <w:tcPr>
            <w:tcW w:w="1560" w:type="dxa"/>
          </w:tcPr>
          <w:p w14:paraId="1AAD387C" w14:textId="6E01F2A7" w:rsidR="00014B0B" w:rsidRPr="00E74DB9" w:rsidRDefault="00E04960" w:rsidP="00971B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0.6352</w:t>
            </w:r>
          </w:p>
        </w:tc>
        <w:tc>
          <w:tcPr>
            <w:tcW w:w="1134" w:type="dxa"/>
          </w:tcPr>
          <w:p w14:paraId="025CA074" w14:textId="0A4FE6FB" w:rsidR="00014B0B" w:rsidRPr="009B58D4" w:rsidRDefault="00E04960" w:rsidP="00971B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b/>
                <w:bCs/>
                <w:position w:val="-10"/>
                <w:szCs w:val="20"/>
              </w:rPr>
            </w:pPr>
            <w:r>
              <w:rPr>
                <w:rFonts w:ascii="Times New Roman" w:eastAsia="宋体" w:hAnsi="Times New Roman" w:hint="eastAsia"/>
                <w:b/>
                <w:bCs/>
                <w:position w:val="-10"/>
                <w:szCs w:val="20"/>
              </w:rPr>
              <w:t>0.7769</w:t>
            </w:r>
          </w:p>
        </w:tc>
        <w:tc>
          <w:tcPr>
            <w:tcW w:w="1275" w:type="dxa"/>
          </w:tcPr>
          <w:p w14:paraId="3684267B" w14:textId="54693A95" w:rsidR="00014B0B" w:rsidRPr="00E04960" w:rsidRDefault="00E04960" w:rsidP="00971B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b/>
                <w:bCs/>
                <w:position w:val="-10"/>
                <w:szCs w:val="20"/>
              </w:rPr>
            </w:pPr>
            <w:r w:rsidRPr="00E04960">
              <w:rPr>
                <w:rFonts w:ascii="Times New Roman" w:eastAsia="宋体" w:hAnsi="Times New Roman" w:hint="eastAsia"/>
                <w:b/>
                <w:bCs/>
                <w:position w:val="-10"/>
                <w:szCs w:val="20"/>
              </w:rPr>
              <w:t>0.9932</w:t>
            </w:r>
          </w:p>
        </w:tc>
        <w:tc>
          <w:tcPr>
            <w:tcW w:w="1418" w:type="dxa"/>
          </w:tcPr>
          <w:p w14:paraId="06C51A33" w14:textId="4C301CB5" w:rsidR="00014B0B" w:rsidRPr="00E04960" w:rsidRDefault="00E74DB9" w:rsidP="00971B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b/>
                <w:bCs/>
                <w:position w:val="-10"/>
                <w:szCs w:val="20"/>
              </w:rPr>
            </w:pPr>
            <w:r w:rsidRPr="00E04960">
              <w:rPr>
                <w:rFonts w:ascii="Times New Roman" w:eastAsia="宋体" w:hAnsi="Times New Roman" w:hint="eastAsia"/>
                <w:b/>
                <w:bCs/>
                <w:position w:val="-10"/>
                <w:szCs w:val="20"/>
              </w:rPr>
              <w:t>0.9963</w:t>
            </w:r>
          </w:p>
        </w:tc>
        <w:tc>
          <w:tcPr>
            <w:tcW w:w="1218" w:type="dxa"/>
          </w:tcPr>
          <w:p w14:paraId="528AD504" w14:textId="203945AF" w:rsidR="00014B0B" w:rsidRPr="00E04960" w:rsidRDefault="00E04960" w:rsidP="00971B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b/>
                <w:bCs/>
                <w:position w:val="-10"/>
                <w:szCs w:val="20"/>
              </w:rPr>
            </w:pPr>
            <w:r w:rsidRPr="00E04960">
              <w:rPr>
                <w:rFonts w:ascii="Times New Roman" w:eastAsia="宋体" w:hAnsi="Times New Roman" w:hint="eastAsia"/>
                <w:b/>
                <w:bCs/>
                <w:position w:val="-10"/>
                <w:szCs w:val="20"/>
              </w:rPr>
              <w:t>0.7888</w:t>
            </w:r>
          </w:p>
        </w:tc>
      </w:tr>
    </w:tbl>
    <w:p w14:paraId="3DF9C237" w14:textId="65538787" w:rsidR="009343B8" w:rsidRDefault="009343B8" w:rsidP="009343B8">
      <w:pPr>
        <w:spacing w:line="360" w:lineRule="auto"/>
        <w:ind w:firstLineChars="200" w:firstLine="480"/>
        <w:jc w:val="left"/>
        <w:rPr>
          <w:rFonts w:ascii="Times New Roman" w:eastAsia="宋体" w:hAnsi="Times New Roman"/>
          <w:position w:val="-10"/>
          <w:sz w:val="24"/>
        </w:rPr>
      </w:pPr>
      <w:r>
        <w:rPr>
          <w:rFonts w:ascii="Times New Roman" w:eastAsia="宋体" w:hAnsi="Times New Roman" w:hint="eastAsia"/>
          <w:position w:val="-10"/>
          <w:sz w:val="24"/>
        </w:rPr>
        <w:t>各模型的分割表现和复杂度如表</w:t>
      </w:r>
      <w:r w:rsidR="00EF00A1">
        <w:rPr>
          <w:rFonts w:ascii="Times New Roman" w:eastAsia="宋体" w:hAnsi="Times New Roman" w:hint="eastAsia"/>
          <w:position w:val="-10"/>
          <w:sz w:val="24"/>
        </w:rPr>
        <w:t>4.3</w:t>
      </w:r>
      <w:r>
        <w:rPr>
          <w:rFonts w:ascii="Times New Roman" w:eastAsia="宋体" w:hAnsi="Times New Roman" w:hint="eastAsia"/>
          <w:position w:val="-10"/>
          <w:sz w:val="24"/>
        </w:rPr>
        <w:t>所示。我们的模型</w:t>
      </w:r>
      <w:r>
        <w:rPr>
          <w:rFonts w:ascii="Times New Roman" w:eastAsia="宋体" w:hAnsi="Times New Roman" w:hint="eastAsia"/>
          <w:position w:val="-10"/>
          <w:sz w:val="24"/>
        </w:rPr>
        <w:t>VMDUnet</w:t>
      </w:r>
      <w:r>
        <w:rPr>
          <w:rFonts w:ascii="Times New Roman" w:eastAsia="宋体" w:hAnsi="Times New Roman" w:hint="eastAsia"/>
          <w:position w:val="-10"/>
          <w:sz w:val="24"/>
        </w:rPr>
        <w:t>以</w:t>
      </w:r>
      <w:r>
        <w:rPr>
          <w:rFonts w:ascii="Times New Roman" w:eastAsia="宋体" w:hAnsi="Times New Roman" w:hint="eastAsia"/>
          <w:position w:val="-10"/>
          <w:sz w:val="24"/>
        </w:rPr>
        <w:t>0.7769</w:t>
      </w:r>
      <w:r>
        <w:rPr>
          <w:rFonts w:ascii="Times New Roman" w:eastAsia="宋体" w:hAnsi="Times New Roman" w:hint="eastAsia"/>
          <w:position w:val="-10"/>
          <w:sz w:val="24"/>
        </w:rPr>
        <w:t>的最高</w:t>
      </w:r>
      <w:r>
        <w:rPr>
          <w:rFonts w:ascii="Times New Roman" w:eastAsia="宋体" w:hAnsi="Times New Roman" w:hint="eastAsia"/>
          <w:position w:val="-10"/>
          <w:sz w:val="24"/>
        </w:rPr>
        <w:t>DSC</w:t>
      </w:r>
      <w:r>
        <w:rPr>
          <w:rFonts w:ascii="Times New Roman" w:eastAsia="宋体" w:hAnsi="Times New Roman" w:hint="eastAsia"/>
          <w:position w:val="-10"/>
          <w:sz w:val="24"/>
        </w:rPr>
        <w:t>值展现了其在脑胶质瘤分割任务中的卓越性能，同时其计算复杂度</w:t>
      </w:r>
      <w:r>
        <w:rPr>
          <w:rFonts w:ascii="Times New Roman" w:eastAsia="宋体" w:hAnsi="Times New Roman" w:hint="eastAsia"/>
          <w:position w:val="-10"/>
          <w:sz w:val="24"/>
        </w:rPr>
        <w:t>23.54GFLOPs</w:t>
      </w:r>
      <w:r>
        <w:rPr>
          <w:rFonts w:ascii="Times New Roman" w:eastAsia="宋体" w:hAnsi="Times New Roman" w:hint="eastAsia"/>
          <w:position w:val="-10"/>
          <w:sz w:val="24"/>
        </w:rPr>
        <w:t>和</w:t>
      </w:r>
      <w:r>
        <w:rPr>
          <w:rFonts w:ascii="Times New Roman" w:eastAsia="宋体" w:hAnsi="Times New Roman" w:hint="eastAsia"/>
          <w:position w:val="-10"/>
          <w:sz w:val="24"/>
        </w:rPr>
        <w:t>36.65M</w:t>
      </w:r>
      <w:r>
        <w:rPr>
          <w:rFonts w:ascii="Times New Roman" w:eastAsia="宋体" w:hAnsi="Times New Roman" w:hint="eastAsia"/>
          <w:position w:val="-10"/>
          <w:sz w:val="24"/>
        </w:rPr>
        <w:t>的参数量相对较低，在精度和效率之间实现了平衡，是综合表现最好的模型</w:t>
      </w:r>
      <w:r w:rsidR="00297F48">
        <w:rPr>
          <w:rFonts w:ascii="Times New Roman" w:eastAsia="宋体" w:hAnsi="Times New Roman" w:hint="eastAsia"/>
          <w:position w:val="-10"/>
          <w:sz w:val="24"/>
        </w:rPr>
        <w:t>。</w:t>
      </w:r>
    </w:p>
    <w:p w14:paraId="31AFCDC5" w14:textId="6DFC3F8E" w:rsidR="00766343" w:rsidRDefault="00766343" w:rsidP="00766343">
      <w:pPr>
        <w:spacing w:line="360" w:lineRule="auto"/>
        <w:jc w:val="center"/>
        <w:rPr>
          <w:rFonts w:ascii="Times New Roman" w:eastAsia="宋体" w:hAnsi="Times New Roman"/>
          <w:position w:val="-10"/>
          <w:szCs w:val="20"/>
        </w:rPr>
      </w:pPr>
      <w:commentRangeStart w:id="82"/>
      <w:r w:rsidRPr="00813A4B">
        <w:rPr>
          <w:rFonts w:ascii="Times New Roman" w:eastAsia="宋体" w:hAnsi="Times New Roman" w:hint="eastAsia"/>
          <w:position w:val="-10"/>
          <w:szCs w:val="20"/>
        </w:rPr>
        <w:t>表</w:t>
      </w:r>
      <w:r w:rsidR="00EF00A1">
        <w:rPr>
          <w:rFonts w:ascii="Times New Roman" w:eastAsia="宋体" w:hAnsi="Times New Roman" w:hint="eastAsia"/>
          <w:position w:val="-10"/>
          <w:szCs w:val="20"/>
        </w:rPr>
        <w:t>4.3</w:t>
      </w:r>
      <w:r w:rsidRPr="00813A4B">
        <w:rPr>
          <w:rFonts w:ascii="Times New Roman" w:eastAsia="宋体" w:hAnsi="Times New Roman" w:hint="eastAsia"/>
          <w:position w:val="-10"/>
          <w:szCs w:val="20"/>
        </w:rPr>
        <w:t xml:space="preserve"> </w:t>
      </w:r>
      <w:r>
        <w:rPr>
          <w:rFonts w:ascii="Times New Roman" w:eastAsia="宋体" w:hAnsi="Times New Roman" w:hint="eastAsia"/>
          <w:position w:val="-10"/>
          <w:szCs w:val="20"/>
        </w:rPr>
        <w:t>复杂度对比</w:t>
      </w:r>
      <w:commentRangeEnd w:id="82"/>
      <w:r w:rsidR="003E6442">
        <w:rPr>
          <w:rStyle w:val="af3"/>
        </w:rPr>
        <w:commentReference w:id="82"/>
      </w:r>
    </w:p>
    <w:tbl>
      <w:tblPr>
        <w:tblStyle w:val="51"/>
        <w:tblW w:w="8359" w:type="dxa"/>
        <w:tblLook w:val="04A0" w:firstRow="1" w:lastRow="0" w:firstColumn="1" w:lastColumn="0" w:noHBand="0" w:noVBand="1"/>
      </w:tblPr>
      <w:tblGrid>
        <w:gridCol w:w="2572"/>
        <w:gridCol w:w="1715"/>
        <w:gridCol w:w="1928"/>
        <w:gridCol w:w="2144"/>
      </w:tblGrid>
      <w:tr w:rsidR="00766343" w14:paraId="367DACE0" w14:textId="77777777" w:rsidTr="00766343">
        <w:trPr>
          <w:cnfStyle w:val="100000000000" w:firstRow="1" w:lastRow="0" w:firstColumn="0" w:lastColumn="0" w:oddVBand="0" w:evenVBand="0" w:oddHBand="0" w:evenHBand="0" w:firstRowFirstColumn="0" w:firstRowLastColumn="0" w:lastRowFirstColumn="0" w:lastRowLastColumn="0"/>
          <w:trHeight w:val="520"/>
        </w:trPr>
        <w:tc>
          <w:tcPr>
            <w:cnfStyle w:val="001000000100" w:firstRow="0" w:lastRow="0" w:firstColumn="1" w:lastColumn="0" w:oddVBand="0" w:evenVBand="0" w:oddHBand="0" w:evenHBand="0" w:firstRowFirstColumn="1" w:firstRowLastColumn="0" w:lastRowFirstColumn="0" w:lastRowLastColumn="0"/>
            <w:tcW w:w="2572" w:type="dxa"/>
          </w:tcPr>
          <w:p w14:paraId="4075D99B" w14:textId="77777777" w:rsidR="00766343" w:rsidRPr="00813A4B" w:rsidRDefault="00766343" w:rsidP="00D61D67">
            <w:pPr>
              <w:spacing w:line="360" w:lineRule="auto"/>
              <w:jc w:val="center"/>
              <w:rPr>
                <w:rFonts w:ascii="Times New Roman" w:eastAsia="宋体" w:hAnsi="Times New Roman"/>
                <w:b/>
                <w:bCs/>
                <w:position w:val="-10"/>
                <w:szCs w:val="20"/>
              </w:rPr>
            </w:pPr>
            <w:r w:rsidRPr="00813A4B">
              <w:rPr>
                <w:rFonts w:ascii="Times New Roman" w:eastAsia="宋体" w:hAnsi="Times New Roman" w:hint="eastAsia"/>
                <w:b/>
                <w:bCs/>
                <w:i w:val="0"/>
                <w:iCs w:val="0"/>
                <w:position w:val="-10"/>
                <w:sz w:val="21"/>
                <w:szCs w:val="15"/>
              </w:rPr>
              <w:t>Model</w:t>
            </w:r>
          </w:p>
        </w:tc>
        <w:tc>
          <w:tcPr>
            <w:tcW w:w="1715" w:type="dxa"/>
          </w:tcPr>
          <w:p w14:paraId="551EDCC8" w14:textId="77777777" w:rsidR="00766343" w:rsidRPr="0079283D" w:rsidRDefault="00766343" w:rsidP="00D61D6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DSC</w:t>
            </w:r>
            <w:r>
              <w:rPr>
                <w:rFonts w:ascii="Times New Roman" w:eastAsia="宋体" w:hAnsi="Times New Roman" w:hint="eastAsia"/>
                <w:i w:val="0"/>
                <w:iCs w:val="0"/>
                <w:position w:val="-10"/>
                <w:sz w:val="22"/>
                <w:szCs w:val="16"/>
              </w:rPr>
              <w:t>↑</w:t>
            </w:r>
          </w:p>
        </w:tc>
        <w:tc>
          <w:tcPr>
            <w:tcW w:w="1928" w:type="dxa"/>
          </w:tcPr>
          <w:p w14:paraId="1C08B8E1" w14:textId="40480FC6" w:rsidR="00766343" w:rsidRPr="0079283D" w:rsidRDefault="00766343" w:rsidP="00D61D6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i w:val="0"/>
                <w:iCs w:val="0"/>
                <w:position w:val="-10"/>
                <w:sz w:val="22"/>
                <w:szCs w:val="16"/>
              </w:rPr>
            </w:pPr>
            <w:r>
              <w:rPr>
                <w:rFonts w:ascii="Times New Roman" w:eastAsia="宋体" w:hAnsi="Times New Roman" w:hint="eastAsia"/>
                <w:i w:val="0"/>
                <w:iCs w:val="0"/>
                <w:position w:val="-10"/>
                <w:sz w:val="22"/>
                <w:szCs w:val="16"/>
              </w:rPr>
              <w:t>FLOPs(G)</w:t>
            </w:r>
            <w:r>
              <w:rPr>
                <w:rFonts w:ascii="Times New Roman" w:eastAsia="宋体" w:hAnsi="Times New Roman" w:hint="eastAsia"/>
                <w:i w:val="0"/>
                <w:iCs w:val="0"/>
                <w:position w:val="-10"/>
                <w:sz w:val="22"/>
                <w:szCs w:val="16"/>
              </w:rPr>
              <w:t>↓</w:t>
            </w:r>
          </w:p>
        </w:tc>
        <w:tc>
          <w:tcPr>
            <w:tcW w:w="2144" w:type="dxa"/>
          </w:tcPr>
          <w:p w14:paraId="15A94983" w14:textId="13C4A5CE" w:rsidR="00766343" w:rsidRPr="0079283D" w:rsidRDefault="00766343" w:rsidP="00D61D6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i w:val="0"/>
                <w:iCs w:val="0"/>
                <w:position w:val="-10"/>
                <w:sz w:val="22"/>
                <w:szCs w:val="16"/>
              </w:rPr>
            </w:pPr>
            <w:r>
              <w:rPr>
                <w:rFonts w:ascii="Times New Roman" w:eastAsia="宋体" w:hAnsi="Times New Roman" w:hint="eastAsia"/>
                <w:i w:val="0"/>
                <w:iCs w:val="0"/>
                <w:position w:val="-10"/>
                <w:sz w:val="22"/>
                <w:szCs w:val="16"/>
              </w:rPr>
              <w:t>Parameters(M)</w:t>
            </w:r>
            <w:r>
              <w:rPr>
                <w:rFonts w:ascii="Times New Roman" w:eastAsia="宋体" w:hAnsi="Times New Roman" w:hint="eastAsia"/>
                <w:i w:val="0"/>
                <w:iCs w:val="0"/>
                <w:position w:val="-10"/>
                <w:sz w:val="22"/>
                <w:szCs w:val="16"/>
              </w:rPr>
              <w:t>↓</w:t>
            </w:r>
          </w:p>
        </w:tc>
      </w:tr>
      <w:tr w:rsidR="00766343" w14:paraId="1168E678" w14:textId="77777777" w:rsidTr="00766343">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2572" w:type="dxa"/>
          </w:tcPr>
          <w:p w14:paraId="0E5DD4B6" w14:textId="77777777" w:rsidR="00766343" w:rsidRPr="0079283D" w:rsidRDefault="00766343" w:rsidP="00766343">
            <w:pPr>
              <w:spacing w:line="360" w:lineRule="auto"/>
              <w:jc w:val="center"/>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Unet</w:t>
            </w:r>
            <w:r w:rsidRPr="0079283D">
              <w:rPr>
                <w:rFonts w:ascii="Times New Roman" w:eastAsia="宋体" w:hAnsi="Times New Roman" w:hint="eastAsia"/>
                <w:i w:val="0"/>
                <w:iCs w:val="0"/>
                <w:position w:val="-10"/>
                <w:sz w:val="22"/>
                <w:szCs w:val="16"/>
                <w:vertAlign w:val="superscript"/>
              </w:rPr>
              <w:t>[10]</w:t>
            </w:r>
          </w:p>
        </w:tc>
        <w:tc>
          <w:tcPr>
            <w:tcW w:w="1715" w:type="dxa"/>
          </w:tcPr>
          <w:p w14:paraId="205B8711" w14:textId="77777777" w:rsidR="00766343" w:rsidRDefault="00766343" w:rsidP="0076634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0.6383</w:t>
            </w:r>
          </w:p>
        </w:tc>
        <w:tc>
          <w:tcPr>
            <w:tcW w:w="1928" w:type="dxa"/>
          </w:tcPr>
          <w:p w14:paraId="72595597" w14:textId="0AE7B803" w:rsidR="00766343" w:rsidRDefault="00766343" w:rsidP="0076634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766343">
              <w:rPr>
                <w:rFonts w:ascii="Times New Roman" w:eastAsia="宋体" w:hAnsi="Times New Roman" w:hint="eastAsia"/>
                <w:position w:val="-10"/>
                <w:szCs w:val="20"/>
              </w:rPr>
              <w:t>203.01</w:t>
            </w:r>
          </w:p>
        </w:tc>
        <w:tc>
          <w:tcPr>
            <w:tcW w:w="2144" w:type="dxa"/>
          </w:tcPr>
          <w:p w14:paraId="68356775" w14:textId="4EFB5F56" w:rsidR="00766343" w:rsidRDefault="00766343" w:rsidP="0076634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766343">
              <w:rPr>
                <w:rFonts w:ascii="Times New Roman" w:eastAsia="宋体" w:hAnsi="Times New Roman" w:hint="eastAsia"/>
                <w:position w:val="-10"/>
                <w:szCs w:val="20"/>
              </w:rPr>
              <w:t>32.08</w:t>
            </w:r>
          </w:p>
        </w:tc>
      </w:tr>
      <w:tr w:rsidR="00766343" w14:paraId="6A592BF1" w14:textId="77777777" w:rsidTr="00766343">
        <w:trPr>
          <w:trHeight w:val="520"/>
        </w:trPr>
        <w:tc>
          <w:tcPr>
            <w:cnfStyle w:val="001000000000" w:firstRow="0" w:lastRow="0" w:firstColumn="1" w:lastColumn="0" w:oddVBand="0" w:evenVBand="0" w:oddHBand="0" w:evenHBand="0" w:firstRowFirstColumn="0" w:firstRowLastColumn="0" w:lastRowFirstColumn="0" w:lastRowLastColumn="0"/>
            <w:tcW w:w="2572" w:type="dxa"/>
          </w:tcPr>
          <w:p w14:paraId="005E45EA" w14:textId="77777777" w:rsidR="00766343" w:rsidRPr="0079283D" w:rsidRDefault="00766343" w:rsidP="00766343">
            <w:pPr>
              <w:spacing w:line="360" w:lineRule="auto"/>
              <w:jc w:val="center"/>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Trans</w:t>
            </w:r>
            <w:r>
              <w:rPr>
                <w:rFonts w:ascii="Times New Roman" w:eastAsia="宋体" w:hAnsi="Times New Roman" w:hint="eastAsia"/>
                <w:i w:val="0"/>
                <w:iCs w:val="0"/>
                <w:position w:val="-10"/>
                <w:sz w:val="22"/>
                <w:szCs w:val="16"/>
              </w:rPr>
              <w:t xml:space="preserve"> </w:t>
            </w:r>
            <w:r w:rsidRPr="0079283D">
              <w:rPr>
                <w:rFonts w:ascii="Times New Roman" w:eastAsia="宋体" w:hAnsi="Times New Roman" w:hint="eastAsia"/>
                <w:i w:val="0"/>
                <w:iCs w:val="0"/>
                <w:position w:val="-10"/>
                <w:sz w:val="22"/>
                <w:szCs w:val="16"/>
              </w:rPr>
              <w:t>Unet</w:t>
            </w:r>
            <w:r w:rsidRPr="0079283D">
              <w:rPr>
                <w:rFonts w:ascii="Times New Roman" w:eastAsia="宋体" w:hAnsi="Times New Roman" w:hint="eastAsia"/>
                <w:i w:val="0"/>
                <w:iCs w:val="0"/>
                <w:position w:val="-10"/>
                <w:sz w:val="22"/>
                <w:szCs w:val="16"/>
                <w:vertAlign w:val="superscript"/>
              </w:rPr>
              <w:t>[14]</w:t>
            </w:r>
          </w:p>
        </w:tc>
        <w:tc>
          <w:tcPr>
            <w:tcW w:w="1715" w:type="dxa"/>
          </w:tcPr>
          <w:p w14:paraId="71CB991B" w14:textId="77777777" w:rsidR="00766343" w:rsidRDefault="00766343" w:rsidP="0076634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0.7389</w:t>
            </w:r>
          </w:p>
        </w:tc>
        <w:tc>
          <w:tcPr>
            <w:tcW w:w="1928" w:type="dxa"/>
          </w:tcPr>
          <w:p w14:paraId="2ABD8344" w14:textId="401D6A1C" w:rsidR="00766343" w:rsidRPr="00766343" w:rsidRDefault="00766343" w:rsidP="0076634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766343">
              <w:rPr>
                <w:rFonts w:ascii="Times New Roman" w:eastAsia="宋体" w:hAnsi="Times New Roman" w:hint="eastAsia"/>
                <w:position w:val="-10"/>
                <w:szCs w:val="20"/>
              </w:rPr>
              <w:t>129.29</w:t>
            </w:r>
          </w:p>
        </w:tc>
        <w:tc>
          <w:tcPr>
            <w:tcW w:w="2144" w:type="dxa"/>
          </w:tcPr>
          <w:p w14:paraId="43619541" w14:textId="1C8ED8B2" w:rsidR="00766343" w:rsidRDefault="00766343" w:rsidP="0076634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766343">
              <w:rPr>
                <w:rFonts w:ascii="Times New Roman" w:eastAsia="宋体" w:hAnsi="Times New Roman" w:hint="eastAsia"/>
                <w:position w:val="-10"/>
                <w:szCs w:val="20"/>
              </w:rPr>
              <w:t>105.91</w:t>
            </w:r>
          </w:p>
        </w:tc>
      </w:tr>
      <w:tr w:rsidR="00766343" w14:paraId="26C276D2" w14:textId="77777777" w:rsidTr="00766343">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2572" w:type="dxa"/>
          </w:tcPr>
          <w:p w14:paraId="79F79A0F" w14:textId="77777777" w:rsidR="00766343" w:rsidRPr="0079283D" w:rsidRDefault="00766343" w:rsidP="00766343">
            <w:pPr>
              <w:spacing w:line="360" w:lineRule="auto"/>
              <w:jc w:val="center"/>
              <w:rPr>
                <w:rFonts w:ascii="Times New Roman" w:eastAsia="宋体" w:hAnsi="Times New Roman"/>
                <w:i w:val="0"/>
                <w:iCs w:val="0"/>
                <w:position w:val="-10"/>
                <w:sz w:val="22"/>
                <w:szCs w:val="16"/>
              </w:rPr>
            </w:pPr>
            <w:r>
              <w:rPr>
                <w:rFonts w:ascii="Times New Roman" w:eastAsia="宋体" w:hAnsi="Times New Roman" w:hint="eastAsia"/>
                <w:i w:val="0"/>
                <w:iCs w:val="0"/>
                <w:position w:val="-10"/>
                <w:sz w:val="22"/>
                <w:szCs w:val="16"/>
              </w:rPr>
              <w:t>Swin Unet</w:t>
            </w:r>
            <w:r w:rsidRPr="006079F3">
              <w:rPr>
                <w:rFonts w:ascii="Times New Roman" w:eastAsia="宋体" w:hAnsi="Times New Roman" w:hint="eastAsia"/>
                <w:i w:val="0"/>
                <w:iCs w:val="0"/>
                <w:position w:val="-10"/>
                <w:sz w:val="22"/>
                <w:szCs w:val="16"/>
                <w:vertAlign w:val="superscript"/>
              </w:rPr>
              <w:t>[</w:t>
            </w:r>
            <w:r>
              <w:rPr>
                <w:rFonts w:ascii="Times New Roman" w:eastAsia="宋体" w:hAnsi="Times New Roman" w:hint="eastAsia"/>
                <w:i w:val="0"/>
                <w:iCs w:val="0"/>
                <w:position w:val="-10"/>
                <w:sz w:val="22"/>
                <w:szCs w:val="16"/>
                <w:vertAlign w:val="superscript"/>
              </w:rPr>
              <w:t>15</w:t>
            </w:r>
            <w:r w:rsidRPr="006079F3">
              <w:rPr>
                <w:rFonts w:ascii="Times New Roman" w:eastAsia="宋体" w:hAnsi="Times New Roman" w:hint="eastAsia"/>
                <w:i w:val="0"/>
                <w:iCs w:val="0"/>
                <w:position w:val="-10"/>
                <w:sz w:val="22"/>
                <w:szCs w:val="16"/>
                <w:vertAlign w:val="superscript"/>
              </w:rPr>
              <w:t>]</w:t>
            </w:r>
          </w:p>
        </w:tc>
        <w:tc>
          <w:tcPr>
            <w:tcW w:w="1715" w:type="dxa"/>
          </w:tcPr>
          <w:p w14:paraId="2757BA1C" w14:textId="77777777" w:rsidR="00766343" w:rsidRDefault="00766343" w:rsidP="0076634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0.7197</w:t>
            </w:r>
          </w:p>
        </w:tc>
        <w:tc>
          <w:tcPr>
            <w:tcW w:w="1928" w:type="dxa"/>
          </w:tcPr>
          <w:p w14:paraId="6B8B855B" w14:textId="5BCC5CE7" w:rsidR="00766343" w:rsidRPr="00E74DB9" w:rsidRDefault="00766343" w:rsidP="0076634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766343">
              <w:rPr>
                <w:rFonts w:ascii="Times New Roman" w:eastAsia="宋体" w:hAnsi="Times New Roman" w:hint="eastAsia"/>
                <w:position w:val="-10"/>
                <w:szCs w:val="20"/>
              </w:rPr>
              <w:t>30.92</w:t>
            </w:r>
          </w:p>
        </w:tc>
        <w:tc>
          <w:tcPr>
            <w:tcW w:w="2144" w:type="dxa"/>
          </w:tcPr>
          <w:p w14:paraId="6287F54F" w14:textId="1F63D04A" w:rsidR="00766343" w:rsidRDefault="00766343" w:rsidP="0076634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766343">
              <w:rPr>
                <w:rFonts w:ascii="Times New Roman" w:eastAsia="宋体" w:hAnsi="Times New Roman" w:hint="eastAsia"/>
                <w:position w:val="-10"/>
                <w:szCs w:val="20"/>
              </w:rPr>
              <w:t>27.18</w:t>
            </w:r>
          </w:p>
        </w:tc>
      </w:tr>
      <w:tr w:rsidR="00766343" w14:paraId="2E0B75D8" w14:textId="77777777" w:rsidTr="00766343">
        <w:trPr>
          <w:trHeight w:val="534"/>
        </w:trPr>
        <w:tc>
          <w:tcPr>
            <w:cnfStyle w:val="001000000000" w:firstRow="0" w:lastRow="0" w:firstColumn="1" w:lastColumn="0" w:oddVBand="0" w:evenVBand="0" w:oddHBand="0" w:evenHBand="0" w:firstRowFirstColumn="0" w:firstRowLastColumn="0" w:lastRowFirstColumn="0" w:lastRowLastColumn="0"/>
            <w:tcW w:w="2572" w:type="dxa"/>
          </w:tcPr>
          <w:p w14:paraId="0D5525A4" w14:textId="77777777" w:rsidR="00766343" w:rsidRPr="00971B0F" w:rsidRDefault="00766343" w:rsidP="00766343">
            <w:pPr>
              <w:spacing w:line="360" w:lineRule="auto"/>
              <w:jc w:val="center"/>
              <w:rPr>
                <w:rFonts w:ascii="Times New Roman" w:eastAsia="宋体" w:hAnsi="Times New Roman"/>
                <w:i w:val="0"/>
                <w:iCs w:val="0"/>
                <w:position w:val="-10"/>
                <w:sz w:val="22"/>
                <w:szCs w:val="16"/>
              </w:rPr>
            </w:pPr>
            <w:r>
              <w:rPr>
                <w:rFonts w:ascii="Times New Roman" w:eastAsia="宋体" w:hAnsi="Times New Roman" w:hint="eastAsia"/>
                <w:i w:val="0"/>
                <w:iCs w:val="0"/>
                <w:position w:val="-10"/>
                <w:sz w:val="22"/>
                <w:szCs w:val="16"/>
              </w:rPr>
              <w:t>Mamba Unet</w:t>
            </w:r>
            <w:r w:rsidRPr="006079F3">
              <w:rPr>
                <w:rFonts w:ascii="Times New Roman" w:eastAsia="宋体" w:hAnsi="Times New Roman" w:hint="eastAsia"/>
                <w:i w:val="0"/>
                <w:iCs w:val="0"/>
                <w:position w:val="-10"/>
                <w:sz w:val="22"/>
                <w:szCs w:val="16"/>
                <w:vertAlign w:val="superscript"/>
              </w:rPr>
              <w:t>[21]</w:t>
            </w:r>
          </w:p>
        </w:tc>
        <w:tc>
          <w:tcPr>
            <w:tcW w:w="1715" w:type="dxa"/>
          </w:tcPr>
          <w:p w14:paraId="715CCB17" w14:textId="77777777" w:rsidR="00766343" w:rsidRPr="00C3478B" w:rsidRDefault="00766343" w:rsidP="0076634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C3478B">
              <w:rPr>
                <w:rFonts w:ascii="Times New Roman" w:eastAsia="宋体" w:hAnsi="Times New Roman" w:hint="eastAsia"/>
                <w:position w:val="-10"/>
                <w:szCs w:val="20"/>
              </w:rPr>
              <w:t>0.7349</w:t>
            </w:r>
          </w:p>
        </w:tc>
        <w:tc>
          <w:tcPr>
            <w:tcW w:w="1928" w:type="dxa"/>
          </w:tcPr>
          <w:p w14:paraId="0FE817DC" w14:textId="00758F6D" w:rsidR="00766343" w:rsidRPr="00C3478B" w:rsidRDefault="00766343" w:rsidP="0076634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766343">
              <w:rPr>
                <w:rFonts w:ascii="Times New Roman" w:eastAsia="宋体" w:hAnsi="Times New Roman" w:hint="eastAsia"/>
                <w:position w:val="-10"/>
                <w:szCs w:val="20"/>
              </w:rPr>
              <w:t>18.42</w:t>
            </w:r>
          </w:p>
        </w:tc>
        <w:tc>
          <w:tcPr>
            <w:tcW w:w="2144" w:type="dxa"/>
          </w:tcPr>
          <w:p w14:paraId="55E818FB" w14:textId="1B5F3BC0" w:rsidR="00766343" w:rsidRPr="00C3478B" w:rsidRDefault="00766343" w:rsidP="0076634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766343">
              <w:rPr>
                <w:rFonts w:ascii="Times New Roman" w:eastAsia="宋体" w:hAnsi="Times New Roman" w:hint="eastAsia"/>
                <w:position w:val="-10"/>
                <w:szCs w:val="20"/>
              </w:rPr>
              <w:t>19.12</w:t>
            </w:r>
          </w:p>
        </w:tc>
      </w:tr>
      <w:tr w:rsidR="00766343" w14:paraId="6A061A61" w14:textId="77777777" w:rsidTr="00766343">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2572" w:type="dxa"/>
          </w:tcPr>
          <w:p w14:paraId="08B4BDE2" w14:textId="77777777" w:rsidR="00766343" w:rsidRDefault="00766343" w:rsidP="00766343">
            <w:pPr>
              <w:spacing w:line="360" w:lineRule="auto"/>
              <w:jc w:val="center"/>
              <w:rPr>
                <w:rFonts w:ascii="Times New Roman" w:eastAsia="宋体" w:hAnsi="Times New Roman"/>
                <w:position w:val="-10"/>
                <w:sz w:val="22"/>
                <w:szCs w:val="16"/>
              </w:rPr>
            </w:pPr>
            <w:r>
              <w:rPr>
                <w:rFonts w:ascii="Times New Roman" w:eastAsia="宋体" w:hAnsi="Times New Roman" w:hint="eastAsia"/>
                <w:i w:val="0"/>
                <w:iCs w:val="0"/>
                <w:position w:val="-10"/>
                <w:sz w:val="22"/>
                <w:szCs w:val="16"/>
              </w:rPr>
              <w:t>VM Unet</w:t>
            </w:r>
            <w:r w:rsidRPr="006079F3">
              <w:rPr>
                <w:rFonts w:ascii="Times New Roman" w:eastAsia="宋体" w:hAnsi="Times New Roman" w:hint="eastAsia"/>
                <w:i w:val="0"/>
                <w:iCs w:val="0"/>
                <w:position w:val="-10"/>
                <w:sz w:val="22"/>
                <w:szCs w:val="16"/>
                <w:vertAlign w:val="superscript"/>
              </w:rPr>
              <w:t>[19]</w:t>
            </w:r>
          </w:p>
        </w:tc>
        <w:tc>
          <w:tcPr>
            <w:tcW w:w="1715" w:type="dxa"/>
          </w:tcPr>
          <w:p w14:paraId="2C419A3C" w14:textId="77777777" w:rsidR="00766343" w:rsidRPr="00E74DB9" w:rsidRDefault="00766343" w:rsidP="0076634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0.7134</w:t>
            </w:r>
          </w:p>
        </w:tc>
        <w:tc>
          <w:tcPr>
            <w:tcW w:w="1928" w:type="dxa"/>
          </w:tcPr>
          <w:p w14:paraId="6BC6AE82" w14:textId="75CC4412" w:rsidR="00766343" w:rsidRDefault="00766343" w:rsidP="0076634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766343">
              <w:rPr>
                <w:rFonts w:ascii="Times New Roman" w:eastAsia="宋体" w:hAnsi="Times New Roman" w:hint="eastAsia"/>
                <w:position w:val="-10"/>
                <w:szCs w:val="20"/>
              </w:rPr>
              <w:t>22.87</w:t>
            </w:r>
          </w:p>
        </w:tc>
        <w:tc>
          <w:tcPr>
            <w:tcW w:w="2144" w:type="dxa"/>
          </w:tcPr>
          <w:p w14:paraId="4021B2B4" w14:textId="4B1DC15C" w:rsidR="00766343" w:rsidRPr="00E74DB9" w:rsidRDefault="00766343" w:rsidP="0076634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766343">
              <w:rPr>
                <w:rFonts w:ascii="Times New Roman" w:eastAsia="宋体" w:hAnsi="Times New Roman" w:hint="eastAsia"/>
                <w:position w:val="-10"/>
                <w:szCs w:val="20"/>
              </w:rPr>
              <w:t>35.8</w:t>
            </w:r>
          </w:p>
        </w:tc>
      </w:tr>
      <w:tr w:rsidR="00766343" w14:paraId="11BDDB79" w14:textId="77777777" w:rsidTr="00766343">
        <w:trPr>
          <w:trHeight w:val="520"/>
        </w:trPr>
        <w:tc>
          <w:tcPr>
            <w:cnfStyle w:val="001000000000" w:firstRow="0" w:lastRow="0" w:firstColumn="1" w:lastColumn="0" w:oddVBand="0" w:evenVBand="0" w:oddHBand="0" w:evenHBand="0" w:firstRowFirstColumn="0" w:firstRowLastColumn="0" w:lastRowFirstColumn="0" w:lastRowLastColumn="0"/>
            <w:tcW w:w="2572" w:type="dxa"/>
          </w:tcPr>
          <w:p w14:paraId="072EF633" w14:textId="77777777" w:rsidR="00766343" w:rsidRPr="00014B0B" w:rsidRDefault="00766343" w:rsidP="00766343">
            <w:pPr>
              <w:spacing w:line="360" w:lineRule="auto"/>
              <w:jc w:val="center"/>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VM</w:t>
            </w:r>
            <w:r>
              <w:rPr>
                <w:rFonts w:ascii="Times New Roman" w:eastAsia="宋体" w:hAnsi="Times New Roman" w:hint="eastAsia"/>
                <w:i w:val="0"/>
                <w:iCs w:val="0"/>
                <w:position w:val="-10"/>
                <w:sz w:val="22"/>
                <w:szCs w:val="16"/>
              </w:rPr>
              <w:t xml:space="preserve"> </w:t>
            </w:r>
            <w:r w:rsidRPr="0079283D">
              <w:rPr>
                <w:rFonts w:ascii="Times New Roman" w:eastAsia="宋体" w:hAnsi="Times New Roman" w:hint="eastAsia"/>
                <w:i w:val="0"/>
                <w:iCs w:val="0"/>
                <w:position w:val="-10"/>
                <w:sz w:val="22"/>
                <w:szCs w:val="16"/>
              </w:rPr>
              <w:t>Unet</w:t>
            </w:r>
            <w:r>
              <w:rPr>
                <w:rFonts w:ascii="Times New Roman" w:eastAsia="宋体" w:hAnsi="Times New Roman" w:hint="eastAsia"/>
                <w:i w:val="0"/>
                <w:iCs w:val="0"/>
                <w:position w:val="-10"/>
                <w:sz w:val="22"/>
                <w:szCs w:val="16"/>
              </w:rPr>
              <w:t xml:space="preserve"> v2</w:t>
            </w:r>
            <w:r w:rsidRPr="0079283D">
              <w:rPr>
                <w:rFonts w:ascii="Times New Roman" w:eastAsia="宋体" w:hAnsi="Times New Roman" w:hint="eastAsia"/>
                <w:i w:val="0"/>
                <w:iCs w:val="0"/>
                <w:position w:val="-10"/>
                <w:sz w:val="22"/>
                <w:szCs w:val="16"/>
                <w:vertAlign w:val="superscript"/>
              </w:rPr>
              <w:t>[</w:t>
            </w:r>
            <w:r>
              <w:rPr>
                <w:rFonts w:ascii="Times New Roman" w:eastAsia="宋体" w:hAnsi="Times New Roman" w:hint="eastAsia"/>
                <w:i w:val="0"/>
                <w:iCs w:val="0"/>
                <w:position w:val="-10"/>
                <w:sz w:val="22"/>
                <w:szCs w:val="16"/>
                <w:vertAlign w:val="superscript"/>
              </w:rPr>
              <w:t>37</w:t>
            </w:r>
            <w:r w:rsidRPr="0079283D">
              <w:rPr>
                <w:rFonts w:ascii="Times New Roman" w:eastAsia="宋体" w:hAnsi="Times New Roman" w:hint="eastAsia"/>
                <w:i w:val="0"/>
                <w:iCs w:val="0"/>
                <w:position w:val="-10"/>
                <w:sz w:val="22"/>
                <w:szCs w:val="16"/>
                <w:vertAlign w:val="superscript"/>
              </w:rPr>
              <w:t>]</w:t>
            </w:r>
          </w:p>
        </w:tc>
        <w:tc>
          <w:tcPr>
            <w:tcW w:w="1715" w:type="dxa"/>
          </w:tcPr>
          <w:p w14:paraId="50687140" w14:textId="77777777" w:rsidR="00766343" w:rsidRPr="00E74DB9" w:rsidRDefault="00766343" w:rsidP="0076634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E74DB9">
              <w:rPr>
                <w:rFonts w:ascii="Times New Roman" w:eastAsia="宋体" w:hAnsi="Times New Roman" w:hint="eastAsia"/>
                <w:position w:val="-10"/>
                <w:szCs w:val="20"/>
              </w:rPr>
              <w:t>0.7359</w:t>
            </w:r>
          </w:p>
        </w:tc>
        <w:tc>
          <w:tcPr>
            <w:tcW w:w="1928" w:type="dxa"/>
          </w:tcPr>
          <w:p w14:paraId="51CD7E9D" w14:textId="59E0AFB9" w:rsidR="00766343" w:rsidRDefault="00766343" w:rsidP="0076634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766343">
              <w:rPr>
                <w:rFonts w:ascii="Times New Roman" w:eastAsia="宋体" w:hAnsi="Times New Roman" w:hint="eastAsia"/>
                <w:position w:val="-10"/>
                <w:szCs w:val="20"/>
              </w:rPr>
              <w:t>17.6</w:t>
            </w:r>
          </w:p>
        </w:tc>
        <w:tc>
          <w:tcPr>
            <w:tcW w:w="2144" w:type="dxa"/>
          </w:tcPr>
          <w:p w14:paraId="537F291F" w14:textId="06BB182D" w:rsidR="00766343" w:rsidRPr="00E74DB9" w:rsidRDefault="00766343" w:rsidP="0076634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766343">
              <w:rPr>
                <w:rFonts w:ascii="Times New Roman" w:eastAsia="宋体" w:hAnsi="Times New Roman" w:hint="eastAsia"/>
                <w:position w:val="-10"/>
                <w:szCs w:val="20"/>
              </w:rPr>
              <w:t>22.77</w:t>
            </w:r>
          </w:p>
        </w:tc>
      </w:tr>
      <w:tr w:rsidR="00766343" w14:paraId="59AB4650" w14:textId="77777777" w:rsidTr="00766343">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2572" w:type="dxa"/>
          </w:tcPr>
          <w:p w14:paraId="3B99640F" w14:textId="77777777" w:rsidR="00766343" w:rsidRPr="00014B0B" w:rsidRDefault="00766343" w:rsidP="00766343">
            <w:pPr>
              <w:spacing w:line="360" w:lineRule="auto"/>
              <w:jc w:val="center"/>
              <w:rPr>
                <w:rFonts w:ascii="Times New Roman" w:eastAsia="宋体" w:hAnsi="Times New Roman"/>
                <w:i w:val="0"/>
                <w:iCs w:val="0"/>
                <w:position w:val="-10"/>
                <w:sz w:val="22"/>
                <w:szCs w:val="16"/>
              </w:rPr>
            </w:pPr>
            <w:r>
              <w:rPr>
                <w:rFonts w:ascii="Times New Roman" w:eastAsia="宋体" w:hAnsi="Times New Roman" w:hint="eastAsia"/>
                <w:i w:val="0"/>
                <w:iCs w:val="0"/>
                <w:position w:val="-10"/>
                <w:sz w:val="22"/>
                <w:szCs w:val="16"/>
              </w:rPr>
              <w:t>VMDU</w:t>
            </w:r>
            <w:r w:rsidRPr="0079283D">
              <w:rPr>
                <w:rFonts w:ascii="Times New Roman" w:eastAsia="宋体" w:hAnsi="Times New Roman" w:hint="eastAsia"/>
                <w:i w:val="0"/>
                <w:iCs w:val="0"/>
                <w:position w:val="-10"/>
                <w:sz w:val="22"/>
                <w:szCs w:val="16"/>
              </w:rPr>
              <w:t>net</w:t>
            </w:r>
          </w:p>
        </w:tc>
        <w:tc>
          <w:tcPr>
            <w:tcW w:w="1715" w:type="dxa"/>
          </w:tcPr>
          <w:p w14:paraId="52DB4992" w14:textId="77777777" w:rsidR="00766343" w:rsidRPr="00766343" w:rsidRDefault="00766343" w:rsidP="0076634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766343">
              <w:rPr>
                <w:rFonts w:ascii="Times New Roman" w:eastAsia="宋体" w:hAnsi="Times New Roman" w:hint="eastAsia"/>
                <w:position w:val="-10"/>
                <w:szCs w:val="20"/>
              </w:rPr>
              <w:t>0.7769</w:t>
            </w:r>
          </w:p>
        </w:tc>
        <w:tc>
          <w:tcPr>
            <w:tcW w:w="1928" w:type="dxa"/>
          </w:tcPr>
          <w:p w14:paraId="41A258C1" w14:textId="251EFB25" w:rsidR="00766343" w:rsidRPr="00766343" w:rsidRDefault="00766343" w:rsidP="0076634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766343">
              <w:rPr>
                <w:rFonts w:ascii="Times New Roman" w:eastAsia="宋体" w:hAnsi="Times New Roman" w:hint="eastAsia"/>
                <w:position w:val="-10"/>
                <w:szCs w:val="20"/>
              </w:rPr>
              <w:t>23.54</w:t>
            </w:r>
          </w:p>
        </w:tc>
        <w:tc>
          <w:tcPr>
            <w:tcW w:w="2144" w:type="dxa"/>
          </w:tcPr>
          <w:p w14:paraId="0C33C17A" w14:textId="7460CB98" w:rsidR="00766343" w:rsidRPr="00766343" w:rsidRDefault="00766343" w:rsidP="0076634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766343">
              <w:rPr>
                <w:rFonts w:ascii="Times New Roman" w:eastAsia="宋体" w:hAnsi="Times New Roman" w:hint="eastAsia"/>
                <w:position w:val="-10"/>
                <w:szCs w:val="20"/>
              </w:rPr>
              <w:t>36.65</w:t>
            </w:r>
          </w:p>
        </w:tc>
      </w:tr>
    </w:tbl>
    <w:p w14:paraId="72FCEF39" w14:textId="0F1FCDB6" w:rsidR="00297F48" w:rsidRDefault="00297F48" w:rsidP="00DE60B2">
      <w:pPr>
        <w:rPr>
          <w:rFonts w:hint="eastAsia"/>
        </w:rPr>
      </w:pPr>
    </w:p>
    <w:p w14:paraId="04A3C0FD" w14:textId="6DC6DAEC" w:rsidR="005E2225" w:rsidRDefault="00607BF1" w:rsidP="005E2225">
      <w:pPr>
        <w:jc w:val="center"/>
        <w:rPr>
          <w:rFonts w:hint="eastAsia"/>
        </w:rPr>
      </w:pPr>
      <w:r>
        <w:rPr>
          <w:rFonts w:hint="eastAsia"/>
          <w:noProof/>
        </w:rPr>
        <w:lastRenderedPageBreak/>
        <w:drawing>
          <wp:inline distT="0" distB="0" distL="0" distR="0" wp14:anchorId="65FFBFC3" wp14:editId="732EB288">
            <wp:extent cx="4643611" cy="3403600"/>
            <wp:effectExtent l="0" t="0" r="5080" b="6350"/>
            <wp:docPr id="1260626329" name="图片 2" descr="图表, 气泡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26329" name="图片 2" descr="图表, 气泡图&#10;&#10;描述已自动生成"/>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76190" cy="3427480"/>
                    </a:xfrm>
                    <a:prstGeom prst="rect">
                      <a:avLst/>
                    </a:prstGeom>
                    <a:noFill/>
                    <a:ln>
                      <a:noFill/>
                    </a:ln>
                  </pic:spPr>
                </pic:pic>
              </a:graphicData>
            </a:graphic>
          </wp:inline>
        </w:drawing>
      </w:r>
    </w:p>
    <w:p w14:paraId="49AB4A4D" w14:textId="516DD2A5" w:rsidR="005E2225" w:rsidRPr="00297F48" w:rsidRDefault="005E2225" w:rsidP="00297F48">
      <w:pPr>
        <w:spacing w:line="360" w:lineRule="auto"/>
        <w:jc w:val="left"/>
        <w:rPr>
          <w:rFonts w:ascii="Times New Roman" w:eastAsia="宋体" w:hAnsi="Times New Roman"/>
          <w:position w:val="-10"/>
          <w:szCs w:val="20"/>
        </w:rPr>
      </w:pPr>
      <w:commentRangeStart w:id="83"/>
      <w:r w:rsidRPr="00756663">
        <w:rPr>
          <w:rFonts w:ascii="Times New Roman" w:eastAsia="宋体" w:hAnsi="Times New Roman" w:hint="eastAsia"/>
          <w:position w:val="-10"/>
          <w:szCs w:val="20"/>
        </w:rPr>
        <w:t>图</w:t>
      </w:r>
      <w:r w:rsidR="00EF00A1">
        <w:rPr>
          <w:rFonts w:ascii="Times New Roman" w:eastAsia="宋体" w:hAnsi="Times New Roman" w:hint="eastAsia"/>
          <w:position w:val="-10"/>
          <w:szCs w:val="20"/>
        </w:rPr>
        <w:t>4.</w:t>
      </w:r>
      <w:r w:rsidRPr="00756663">
        <w:rPr>
          <w:rFonts w:ascii="Times New Roman" w:eastAsia="宋体" w:hAnsi="Times New Roman" w:hint="eastAsia"/>
          <w:position w:val="-10"/>
          <w:szCs w:val="20"/>
        </w:rPr>
        <w:t>1.</w:t>
      </w:r>
      <w:r w:rsidR="00756663">
        <w:rPr>
          <w:rFonts w:ascii="Times New Roman" w:eastAsia="宋体" w:hAnsi="Times New Roman" w:hint="eastAsia"/>
          <w:position w:val="-10"/>
          <w:szCs w:val="20"/>
        </w:rPr>
        <w:t xml:space="preserve"> </w:t>
      </w:r>
      <w:r w:rsidR="00756663" w:rsidRPr="00756663">
        <w:rPr>
          <w:rFonts w:ascii="Times New Roman" w:eastAsia="宋体" w:hAnsi="Times New Roman" w:hint="eastAsia"/>
          <w:position w:val="-10"/>
          <w:szCs w:val="20"/>
        </w:rPr>
        <w:t>模型复杂度和精确度对比图。圆圈的中心位置表示模型的性能，圆圈的大小表示模型的参数量（尺寸越大，参数量越多），每个不同的颜色表示不同的对比模型。</w:t>
      </w:r>
      <w:commentRangeEnd w:id="83"/>
      <w:r w:rsidR="003E6442">
        <w:rPr>
          <w:rStyle w:val="af3"/>
        </w:rPr>
        <w:commentReference w:id="83"/>
      </w:r>
    </w:p>
    <w:p w14:paraId="5D21883A" w14:textId="082F9403" w:rsidR="00DE60B2" w:rsidRDefault="00F846A3" w:rsidP="00F846A3">
      <w:pPr>
        <w:spacing w:line="360" w:lineRule="auto"/>
        <w:ind w:firstLine="420"/>
        <w:rPr>
          <w:rFonts w:hint="eastAsia"/>
        </w:rPr>
      </w:pPr>
      <w:r>
        <w:rPr>
          <w:rFonts w:ascii="Times New Roman" w:eastAsia="宋体" w:hAnsi="Times New Roman" w:hint="eastAsia"/>
          <w:position w:val="-10"/>
          <w:sz w:val="24"/>
        </w:rPr>
        <w:t>图</w:t>
      </w:r>
      <w:r w:rsidR="00EF00A1">
        <w:rPr>
          <w:rFonts w:ascii="Times New Roman" w:eastAsia="宋体" w:hAnsi="Times New Roman" w:hint="eastAsia"/>
          <w:position w:val="-10"/>
          <w:sz w:val="24"/>
        </w:rPr>
        <w:t>4.2</w:t>
      </w:r>
      <w:r w:rsidRPr="00047AC6">
        <w:rPr>
          <w:rFonts w:ascii="Times New Roman" w:eastAsia="宋体" w:hAnsi="Times New Roman" w:hint="eastAsia"/>
          <w:position w:val="-10"/>
          <w:sz w:val="24"/>
        </w:rPr>
        <w:t>展示了每个模型在脑胶质瘤</w:t>
      </w:r>
      <w:r w:rsidRPr="00047AC6">
        <w:rPr>
          <w:rFonts w:ascii="Times New Roman" w:eastAsia="宋体" w:hAnsi="Times New Roman" w:hint="eastAsia"/>
          <w:position w:val="-10"/>
          <w:sz w:val="24"/>
        </w:rPr>
        <w:t>MRI</w:t>
      </w:r>
      <w:r w:rsidRPr="00047AC6">
        <w:rPr>
          <w:rFonts w:ascii="Times New Roman" w:eastAsia="宋体" w:hAnsi="Times New Roman" w:hint="eastAsia"/>
          <w:position w:val="-10"/>
          <w:sz w:val="24"/>
        </w:rPr>
        <w:t>图像分割任务中的</w:t>
      </w:r>
      <w:r>
        <w:rPr>
          <w:rFonts w:ascii="Times New Roman" w:eastAsia="宋体" w:hAnsi="Times New Roman" w:hint="eastAsia"/>
          <w:position w:val="-10"/>
          <w:sz w:val="24"/>
        </w:rPr>
        <w:t>可视化结果</w:t>
      </w:r>
      <w:r w:rsidRPr="00047AC6">
        <w:rPr>
          <w:rFonts w:ascii="Times New Roman" w:eastAsia="宋体" w:hAnsi="Times New Roman" w:hint="eastAsia"/>
          <w:position w:val="-10"/>
          <w:sz w:val="24"/>
        </w:rPr>
        <w:t>。</w:t>
      </w:r>
      <w:r w:rsidRPr="00F846A3">
        <w:rPr>
          <w:rFonts w:ascii="Times New Roman" w:eastAsia="宋体" w:hAnsi="Times New Roman" w:hint="eastAsia"/>
          <w:position w:val="-10"/>
          <w:sz w:val="24"/>
        </w:rPr>
        <w:t>在这组分割结果对比图中，可以明显看到我们的模型在</w:t>
      </w:r>
      <w:r>
        <w:rPr>
          <w:rFonts w:ascii="Times New Roman" w:eastAsia="宋体" w:hAnsi="Times New Roman" w:hint="eastAsia"/>
          <w:position w:val="-10"/>
          <w:sz w:val="24"/>
        </w:rPr>
        <w:t>脑胶质瘤</w:t>
      </w:r>
      <w:r w:rsidRPr="00F846A3">
        <w:rPr>
          <w:rFonts w:ascii="Times New Roman" w:eastAsia="宋体" w:hAnsi="Times New Roman" w:hint="eastAsia"/>
          <w:position w:val="-10"/>
          <w:sz w:val="24"/>
        </w:rPr>
        <w:t>分割任务中的优越性。相较于其他模型，我们的方法在保持目标区域完整性的同时，准确性更高，并且在细节处理上也表现得更加精细。其他模型在处理边界时可能出现了一些细微的错误或不连续性，而我们的模型能够更好地捕捉和重建这些复杂的边缘区域。此外，从分割区域与真实掩膜的吻合程度来看，我们的方法能够更精确地匹配真实的肿瘤区域，展示了卓越的分割能力，尤其是在难以处理的边界和复杂结构中。整体来看，实验结果验证了我们方法在图像分割任务中的优势，证明了它在医疗图像分析中的潜在应用价值。</w:t>
      </w:r>
    </w:p>
    <w:p w14:paraId="6A21FB38" w14:textId="1B21FFE9" w:rsidR="00F846A3" w:rsidRDefault="00F846A3" w:rsidP="00DE60B2">
      <w:pPr>
        <w:rPr>
          <w:rFonts w:hint="eastAsia"/>
        </w:rPr>
      </w:pPr>
      <w:commentRangeStart w:id="84"/>
      <w:r w:rsidRPr="00F846A3">
        <w:rPr>
          <w:noProof/>
        </w:rPr>
        <w:lastRenderedPageBreak/>
        <w:drawing>
          <wp:inline distT="0" distB="0" distL="0" distR="0" wp14:anchorId="02635C79" wp14:editId="7F143702">
            <wp:extent cx="5484232" cy="2852382"/>
            <wp:effectExtent l="0" t="0" r="2540" b="5715"/>
            <wp:docPr id="190479695" name="图片 1" descr="图片包含 日历&#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9695" name="图片 1" descr="图片包含 日历&#10;&#10;描述已自动生成"/>
                    <pic:cNvPicPr/>
                  </pic:nvPicPr>
                  <pic:blipFill>
                    <a:blip r:embed="rId35"/>
                    <a:stretch>
                      <a:fillRect/>
                    </a:stretch>
                  </pic:blipFill>
                  <pic:spPr>
                    <a:xfrm>
                      <a:off x="0" y="0"/>
                      <a:ext cx="5484232" cy="2852382"/>
                    </a:xfrm>
                    <a:prstGeom prst="rect">
                      <a:avLst/>
                    </a:prstGeom>
                  </pic:spPr>
                </pic:pic>
              </a:graphicData>
            </a:graphic>
          </wp:inline>
        </w:drawing>
      </w:r>
    </w:p>
    <w:p w14:paraId="263CF666" w14:textId="5F8B2568" w:rsidR="00F846A3" w:rsidRDefault="00F846A3" w:rsidP="00F846A3">
      <w:pPr>
        <w:spacing w:line="360" w:lineRule="auto"/>
        <w:jc w:val="center"/>
        <w:rPr>
          <w:ins w:id="85" w:author="FF GOU" w:date="2024-10-28T22:12:00Z" w16du:dateUtc="2024-10-28T14:12:00Z"/>
          <w:rFonts w:ascii="Times New Roman" w:eastAsia="宋体" w:hAnsi="Times New Roman"/>
          <w:position w:val="-10"/>
          <w:szCs w:val="20"/>
        </w:rPr>
      </w:pPr>
      <w:r w:rsidRPr="00F846A3">
        <w:rPr>
          <w:rFonts w:ascii="Times New Roman" w:eastAsia="宋体" w:hAnsi="Times New Roman" w:hint="eastAsia"/>
          <w:position w:val="-10"/>
          <w:szCs w:val="20"/>
        </w:rPr>
        <w:t>图</w:t>
      </w:r>
      <w:r w:rsidR="00EF00A1">
        <w:rPr>
          <w:rFonts w:ascii="Times New Roman" w:eastAsia="宋体" w:hAnsi="Times New Roman" w:hint="eastAsia"/>
          <w:position w:val="-10"/>
          <w:szCs w:val="20"/>
        </w:rPr>
        <w:t>4.2</w:t>
      </w:r>
      <w:r w:rsidRPr="00F846A3">
        <w:rPr>
          <w:rFonts w:ascii="Times New Roman" w:eastAsia="宋体" w:hAnsi="Times New Roman" w:hint="eastAsia"/>
          <w:position w:val="-10"/>
          <w:szCs w:val="20"/>
        </w:rPr>
        <w:t xml:space="preserve">. </w:t>
      </w:r>
      <w:r w:rsidRPr="00F846A3">
        <w:rPr>
          <w:rFonts w:ascii="Times New Roman" w:eastAsia="宋体" w:hAnsi="Times New Roman" w:hint="eastAsia"/>
          <w:position w:val="-10"/>
          <w:szCs w:val="20"/>
        </w:rPr>
        <w:t>分割结果可视化比较</w:t>
      </w:r>
      <w:commentRangeEnd w:id="84"/>
      <w:r w:rsidR="00182975">
        <w:rPr>
          <w:rStyle w:val="af3"/>
        </w:rPr>
        <w:commentReference w:id="84"/>
      </w:r>
    </w:p>
    <w:p w14:paraId="576D6ACA" w14:textId="77777777" w:rsidR="00182975" w:rsidRPr="00F846A3" w:rsidRDefault="00182975" w:rsidP="00F846A3">
      <w:pPr>
        <w:spacing w:line="360" w:lineRule="auto"/>
        <w:jc w:val="center"/>
        <w:rPr>
          <w:rFonts w:ascii="Times New Roman" w:eastAsia="宋体" w:hAnsi="Times New Roman"/>
          <w:position w:val="-10"/>
          <w:szCs w:val="20"/>
        </w:rPr>
      </w:pPr>
      <w:commentRangeStart w:id="86"/>
      <w:commentRangeEnd w:id="86"/>
      <w:ins w:id="87" w:author="FF GOU" w:date="2024-10-28T22:12:00Z" w16du:dateUtc="2024-10-28T14:12:00Z">
        <w:r>
          <w:rPr>
            <w:rStyle w:val="af3"/>
          </w:rPr>
          <w:commentReference w:id="86"/>
        </w:r>
      </w:ins>
    </w:p>
    <w:p w14:paraId="2D3D72C4" w14:textId="05335793" w:rsidR="00014B0B" w:rsidRDefault="00AC0C82" w:rsidP="00AC0C82">
      <w:pPr>
        <w:pStyle w:val="1"/>
        <w:rPr>
          <w:rFonts w:ascii="黑体" w:eastAsia="黑体" w:hAnsi="黑体" w:hint="eastAsia"/>
          <w:color w:val="auto"/>
          <w:sz w:val="30"/>
          <w:szCs w:val="30"/>
        </w:rPr>
      </w:pPr>
      <w:r>
        <w:rPr>
          <w:rFonts w:ascii="黑体" w:eastAsia="黑体" w:hAnsi="黑体" w:hint="eastAsia"/>
          <w:color w:val="auto"/>
          <w:sz w:val="30"/>
          <w:szCs w:val="30"/>
        </w:rPr>
        <w:t xml:space="preserve">4.4 </w:t>
      </w:r>
      <w:r w:rsidR="00014B0B">
        <w:rPr>
          <w:rFonts w:ascii="黑体" w:eastAsia="黑体" w:hAnsi="黑体" w:hint="eastAsia"/>
          <w:color w:val="auto"/>
          <w:sz w:val="30"/>
          <w:szCs w:val="30"/>
        </w:rPr>
        <w:t>消融实验</w:t>
      </w:r>
    </w:p>
    <w:p w14:paraId="2B18F259" w14:textId="06554369" w:rsidR="00E00C5A" w:rsidRDefault="00E00C5A" w:rsidP="00E00C5A">
      <w:pPr>
        <w:spacing w:line="360" w:lineRule="auto"/>
        <w:ind w:firstLineChars="200" w:firstLine="480"/>
        <w:rPr>
          <w:rFonts w:ascii="Times New Roman" w:eastAsia="宋体" w:hAnsi="Times New Roman"/>
          <w:position w:val="-10"/>
          <w:sz w:val="24"/>
        </w:rPr>
      </w:pPr>
      <w:r w:rsidRPr="00E00C5A">
        <w:rPr>
          <w:rFonts w:ascii="Times New Roman" w:eastAsia="宋体" w:hAnsi="Times New Roman" w:hint="eastAsia"/>
          <w:position w:val="-10"/>
          <w:sz w:val="24"/>
        </w:rPr>
        <w:t>本次消融实验的目的是评估新添加的</w:t>
      </w:r>
      <w:r>
        <w:rPr>
          <w:rFonts w:ascii="Times New Roman" w:eastAsia="宋体" w:hAnsi="Times New Roman" w:hint="eastAsia"/>
          <w:position w:val="-10"/>
          <w:sz w:val="24"/>
        </w:rPr>
        <w:t>DCA</w:t>
      </w:r>
      <w:r w:rsidRPr="00E00C5A">
        <w:rPr>
          <w:rFonts w:ascii="Times New Roman" w:eastAsia="宋体" w:hAnsi="Times New Roman" w:hint="eastAsia"/>
          <w:position w:val="-10"/>
          <w:sz w:val="24"/>
        </w:rPr>
        <w:t>模块对模型性能的影响。为了验证该模块的有效性，我们设计了一个对照实验，分别测试了包含该模块和不包含该模块的模型性能。在实验中，我们首先使用基线模型</w:t>
      </w:r>
      <w:r>
        <w:rPr>
          <w:rFonts w:ascii="Times New Roman" w:eastAsia="宋体" w:hAnsi="Times New Roman" w:hint="eastAsia"/>
          <w:position w:val="-10"/>
          <w:sz w:val="24"/>
        </w:rPr>
        <w:t>VM-Unet</w:t>
      </w:r>
      <w:r w:rsidRPr="00E00C5A">
        <w:rPr>
          <w:rFonts w:ascii="Times New Roman" w:eastAsia="宋体" w:hAnsi="Times New Roman" w:hint="eastAsia"/>
          <w:position w:val="-10"/>
          <w:sz w:val="24"/>
        </w:rPr>
        <w:t>进行训练和测试，然后在相同的数据集和实验设置下，加入</w:t>
      </w:r>
      <w:r>
        <w:rPr>
          <w:rFonts w:ascii="Times New Roman" w:eastAsia="宋体" w:hAnsi="Times New Roman" w:hint="eastAsia"/>
          <w:position w:val="-10"/>
          <w:sz w:val="24"/>
        </w:rPr>
        <w:t>DCA</w:t>
      </w:r>
      <w:r w:rsidRPr="00E00C5A">
        <w:rPr>
          <w:rFonts w:ascii="Times New Roman" w:eastAsia="宋体" w:hAnsi="Times New Roman" w:hint="eastAsia"/>
          <w:position w:val="-10"/>
          <w:sz w:val="24"/>
        </w:rPr>
        <w:t>模块重新进行实验，观察其对模型表现的影响。</w:t>
      </w:r>
    </w:p>
    <w:p w14:paraId="51243D5F" w14:textId="72F6B44E" w:rsidR="00734618" w:rsidRPr="00FC67CF" w:rsidRDefault="00734618" w:rsidP="00734618">
      <w:pPr>
        <w:spacing w:line="360" w:lineRule="auto"/>
        <w:jc w:val="center"/>
        <w:rPr>
          <w:rFonts w:ascii="Times New Roman" w:eastAsia="宋体" w:hAnsi="Times New Roman"/>
          <w:position w:val="-10"/>
          <w:szCs w:val="20"/>
        </w:rPr>
      </w:pPr>
      <w:r w:rsidRPr="00813A4B">
        <w:rPr>
          <w:rFonts w:ascii="Times New Roman" w:eastAsia="宋体" w:hAnsi="Times New Roman" w:hint="eastAsia"/>
          <w:position w:val="-10"/>
          <w:szCs w:val="20"/>
        </w:rPr>
        <w:t>表</w:t>
      </w:r>
      <w:r w:rsidR="00EF00A1">
        <w:rPr>
          <w:rFonts w:ascii="Times New Roman" w:eastAsia="宋体" w:hAnsi="Times New Roman" w:hint="eastAsia"/>
          <w:position w:val="-10"/>
          <w:szCs w:val="20"/>
        </w:rPr>
        <w:t>4.4</w:t>
      </w:r>
      <w:r w:rsidRPr="00813A4B">
        <w:rPr>
          <w:rFonts w:ascii="Times New Roman" w:eastAsia="宋体" w:hAnsi="Times New Roman" w:hint="eastAsia"/>
          <w:position w:val="-10"/>
          <w:szCs w:val="20"/>
        </w:rPr>
        <w:t xml:space="preserve"> </w:t>
      </w:r>
      <w:r>
        <w:rPr>
          <w:rFonts w:ascii="Times New Roman" w:eastAsia="宋体" w:hAnsi="Times New Roman" w:hint="eastAsia"/>
          <w:position w:val="-10"/>
          <w:szCs w:val="20"/>
        </w:rPr>
        <w:t>消融</w:t>
      </w:r>
      <w:r w:rsidRPr="00813A4B">
        <w:rPr>
          <w:rFonts w:ascii="Times New Roman" w:eastAsia="宋体" w:hAnsi="Times New Roman" w:hint="eastAsia"/>
          <w:position w:val="-10"/>
          <w:szCs w:val="20"/>
        </w:rPr>
        <w:t>实验结果</w:t>
      </w:r>
      <w:r>
        <w:rPr>
          <w:rFonts w:ascii="Times New Roman" w:eastAsia="宋体" w:hAnsi="Times New Roman" w:hint="eastAsia"/>
          <w:position w:val="-10"/>
          <w:szCs w:val="20"/>
        </w:rPr>
        <w:t>（最好结果已用粗体标出）</w:t>
      </w:r>
    </w:p>
    <w:tbl>
      <w:tblPr>
        <w:tblStyle w:val="31"/>
        <w:tblW w:w="0" w:type="auto"/>
        <w:tblLook w:val="04A0" w:firstRow="1" w:lastRow="0" w:firstColumn="1" w:lastColumn="0" w:noHBand="0" w:noVBand="1"/>
      </w:tblPr>
      <w:tblGrid>
        <w:gridCol w:w="2074"/>
        <w:gridCol w:w="2074"/>
        <w:gridCol w:w="2074"/>
        <w:gridCol w:w="2074"/>
      </w:tblGrid>
      <w:tr w:rsidR="00734618" w14:paraId="5658F171" w14:textId="77777777" w:rsidTr="00D61D6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74" w:type="dxa"/>
          </w:tcPr>
          <w:p w14:paraId="76534E42" w14:textId="77777777" w:rsidR="00734618" w:rsidRPr="00FC67CF" w:rsidRDefault="00734618" w:rsidP="00D61D67">
            <w:pPr>
              <w:spacing w:line="360" w:lineRule="auto"/>
              <w:jc w:val="center"/>
              <w:rPr>
                <w:rFonts w:ascii="Times New Roman" w:eastAsia="宋体" w:hAnsi="Times New Roman" w:cstheme="majorBidi"/>
                <w:b w:val="0"/>
                <w:bCs w:val="0"/>
                <w:caps w:val="0"/>
                <w:position w:val="-10"/>
                <w:sz w:val="22"/>
                <w:szCs w:val="16"/>
              </w:rPr>
            </w:pPr>
            <w:r w:rsidRPr="00FC67CF">
              <w:rPr>
                <w:rFonts w:ascii="Times New Roman" w:eastAsia="宋体" w:hAnsi="Times New Roman" w:cstheme="majorBidi" w:hint="eastAsia"/>
                <w:b w:val="0"/>
                <w:bCs w:val="0"/>
                <w:caps w:val="0"/>
                <w:position w:val="-10"/>
                <w:sz w:val="22"/>
                <w:szCs w:val="16"/>
              </w:rPr>
              <w:t>Model</w:t>
            </w:r>
          </w:p>
        </w:tc>
        <w:tc>
          <w:tcPr>
            <w:tcW w:w="2074" w:type="dxa"/>
          </w:tcPr>
          <w:p w14:paraId="74EE37A1" w14:textId="77777777" w:rsidR="00734618" w:rsidRPr="00FC67CF" w:rsidRDefault="00734618" w:rsidP="00D61D6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heme="majorBidi"/>
                <w:b w:val="0"/>
                <w:bCs w:val="0"/>
                <w:caps w:val="0"/>
                <w:position w:val="-10"/>
                <w:sz w:val="22"/>
                <w:szCs w:val="16"/>
              </w:rPr>
            </w:pPr>
            <w:r w:rsidRPr="00FC67CF">
              <w:rPr>
                <w:rFonts w:ascii="Times New Roman" w:eastAsia="宋体" w:hAnsi="Times New Roman" w:cstheme="majorBidi" w:hint="eastAsia"/>
                <w:b w:val="0"/>
                <w:bCs w:val="0"/>
                <w:caps w:val="0"/>
                <w:position w:val="-10"/>
                <w:sz w:val="22"/>
                <w:szCs w:val="16"/>
              </w:rPr>
              <w:t>Module Addition</w:t>
            </w:r>
          </w:p>
        </w:tc>
        <w:tc>
          <w:tcPr>
            <w:tcW w:w="2074" w:type="dxa"/>
          </w:tcPr>
          <w:p w14:paraId="71D90CDA" w14:textId="77777777" w:rsidR="00734618" w:rsidRPr="00FC67CF" w:rsidRDefault="00734618" w:rsidP="00D61D6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heme="majorBidi"/>
                <w:b w:val="0"/>
                <w:bCs w:val="0"/>
                <w:caps w:val="0"/>
                <w:position w:val="-10"/>
                <w:sz w:val="22"/>
                <w:szCs w:val="16"/>
              </w:rPr>
            </w:pPr>
            <w:r w:rsidRPr="00FC67CF">
              <w:rPr>
                <w:rFonts w:ascii="Times New Roman" w:eastAsia="宋体" w:hAnsi="Times New Roman" w:cstheme="majorBidi" w:hint="eastAsia"/>
                <w:b w:val="0"/>
                <w:bCs w:val="0"/>
                <w:caps w:val="0"/>
                <w:position w:val="-10"/>
                <w:sz w:val="22"/>
                <w:szCs w:val="16"/>
              </w:rPr>
              <w:t>DSC</w:t>
            </w:r>
          </w:p>
        </w:tc>
        <w:tc>
          <w:tcPr>
            <w:tcW w:w="2074" w:type="dxa"/>
          </w:tcPr>
          <w:p w14:paraId="2ECF00A8" w14:textId="77777777" w:rsidR="00734618" w:rsidRPr="00FC67CF" w:rsidRDefault="00734618" w:rsidP="00D61D6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heme="majorBidi"/>
                <w:b w:val="0"/>
                <w:bCs w:val="0"/>
                <w:caps w:val="0"/>
                <w:position w:val="-10"/>
                <w:sz w:val="22"/>
                <w:szCs w:val="16"/>
              </w:rPr>
            </w:pPr>
            <w:r w:rsidRPr="00FC67CF">
              <w:rPr>
                <w:rFonts w:ascii="Times New Roman" w:eastAsia="宋体" w:hAnsi="Times New Roman" w:cstheme="majorBidi" w:hint="eastAsia"/>
                <w:b w:val="0"/>
                <w:bCs w:val="0"/>
                <w:caps w:val="0"/>
                <w:position w:val="-10"/>
                <w:sz w:val="22"/>
                <w:szCs w:val="16"/>
              </w:rPr>
              <w:t>mIOU</w:t>
            </w:r>
          </w:p>
        </w:tc>
      </w:tr>
      <w:tr w:rsidR="00734618" w14:paraId="17265638" w14:textId="77777777" w:rsidTr="00D61D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2D334FAC" w14:textId="77777777" w:rsidR="00734618" w:rsidRPr="00FC67CF" w:rsidRDefault="00734618" w:rsidP="00D61D67">
            <w:pPr>
              <w:spacing w:line="360" w:lineRule="auto"/>
              <w:jc w:val="center"/>
              <w:rPr>
                <w:rFonts w:ascii="Times New Roman" w:eastAsia="宋体" w:hAnsi="Times New Roman" w:cstheme="majorBidi"/>
                <w:b w:val="0"/>
                <w:bCs w:val="0"/>
                <w:caps w:val="0"/>
                <w:position w:val="-10"/>
                <w:sz w:val="22"/>
                <w:szCs w:val="16"/>
              </w:rPr>
            </w:pPr>
            <w:r w:rsidRPr="00FC67CF">
              <w:rPr>
                <w:rFonts w:ascii="Times New Roman" w:eastAsia="宋体" w:hAnsi="Times New Roman" w:cstheme="majorBidi" w:hint="eastAsia"/>
                <w:b w:val="0"/>
                <w:bCs w:val="0"/>
                <w:caps w:val="0"/>
                <w:position w:val="-10"/>
                <w:sz w:val="22"/>
                <w:szCs w:val="16"/>
              </w:rPr>
              <w:t>VM-U</w:t>
            </w:r>
            <w:r>
              <w:rPr>
                <w:rFonts w:ascii="Times New Roman" w:eastAsia="宋体" w:hAnsi="Times New Roman" w:cstheme="majorBidi" w:hint="eastAsia"/>
                <w:b w:val="0"/>
                <w:bCs w:val="0"/>
                <w:caps w:val="0"/>
                <w:position w:val="-10"/>
                <w:sz w:val="22"/>
                <w:szCs w:val="16"/>
              </w:rPr>
              <w:t>net(Baseline)</w:t>
            </w:r>
          </w:p>
        </w:tc>
        <w:tc>
          <w:tcPr>
            <w:tcW w:w="2074" w:type="dxa"/>
          </w:tcPr>
          <w:p w14:paraId="2484483C" w14:textId="77777777" w:rsidR="00734618" w:rsidRPr="00FC67CF" w:rsidRDefault="00734618" w:rsidP="00D61D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heme="majorBidi"/>
                <w:position w:val="-10"/>
                <w:sz w:val="22"/>
                <w:szCs w:val="16"/>
              </w:rPr>
            </w:pPr>
            <w:r>
              <w:rPr>
                <w:rFonts w:ascii="Times New Roman" w:eastAsia="宋体" w:hAnsi="Times New Roman" w:cstheme="majorBidi" w:hint="eastAsia"/>
                <w:position w:val="-10"/>
                <w:sz w:val="22"/>
                <w:szCs w:val="16"/>
              </w:rPr>
              <w:t>w/o</w:t>
            </w:r>
          </w:p>
        </w:tc>
        <w:tc>
          <w:tcPr>
            <w:tcW w:w="2074" w:type="dxa"/>
          </w:tcPr>
          <w:p w14:paraId="01D3FBF8" w14:textId="77777777" w:rsidR="00734618" w:rsidRPr="000853C7" w:rsidRDefault="00734618" w:rsidP="00D61D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heme="majorBidi"/>
                <w:caps/>
                <w:position w:val="-10"/>
                <w:sz w:val="22"/>
                <w:szCs w:val="16"/>
              </w:rPr>
            </w:pPr>
            <w:r w:rsidRPr="000853C7">
              <w:rPr>
                <w:rFonts w:ascii="Times New Roman" w:eastAsia="宋体" w:hAnsi="Times New Roman" w:cstheme="majorBidi" w:hint="eastAsia"/>
                <w:caps/>
                <w:position w:val="-10"/>
                <w:sz w:val="22"/>
                <w:szCs w:val="16"/>
              </w:rPr>
              <w:t>0.7</w:t>
            </w:r>
            <w:r>
              <w:rPr>
                <w:rFonts w:ascii="Times New Roman" w:eastAsia="宋体" w:hAnsi="Times New Roman" w:cstheme="majorBidi" w:hint="eastAsia"/>
                <w:caps/>
                <w:position w:val="-10"/>
                <w:sz w:val="22"/>
                <w:szCs w:val="16"/>
              </w:rPr>
              <w:t>134</w:t>
            </w:r>
          </w:p>
        </w:tc>
        <w:tc>
          <w:tcPr>
            <w:tcW w:w="2074" w:type="dxa"/>
          </w:tcPr>
          <w:p w14:paraId="3C760839" w14:textId="77777777" w:rsidR="00734618" w:rsidRPr="000853C7" w:rsidRDefault="00734618" w:rsidP="00D61D6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heme="majorBidi"/>
                <w:caps/>
                <w:position w:val="-10"/>
                <w:sz w:val="22"/>
                <w:szCs w:val="16"/>
              </w:rPr>
            </w:pPr>
            <w:r w:rsidRPr="000853C7">
              <w:rPr>
                <w:rFonts w:ascii="Times New Roman" w:eastAsia="宋体" w:hAnsi="Times New Roman" w:cstheme="majorBidi" w:hint="eastAsia"/>
                <w:caps/>
                <w:position w:val="-10"/>
                <w:sz w:val="22"/>
                <w:szCs w:val="16"/>
              </w:rPr>
              <w:t>0.5</w:t>
            </w:r>
            <w:r>
              <w:rPr>
                <w:rFonts w:ascii="Times New Roman" w:eastAsia="宋体" w:hAnsi="Times New Roman" w:cstheme="majorBidi" w:hint="eastAsia"/>
                <w:caps/>
                <w:position w:val="-10"/>
                <w:sz w:val="22"/>
                <w:szCs w:val="16"/>
              </w:rPr>
              <w:t>545</w:t>
            </w:r>
          </w:p>
        </w:tc>
      </w:tr>
      <w:tr w:rsidR="00734618" w14:paraId="6D999FD3" w14:textId="77777777" w:rsidTr="00D61D67">
        <w:tc>
          <w:tcPr>
            <w:cnfStyle w:val="001000000000" w:firstRow="0" w:lastRow="0" w:firstColumn="1" w:lastColumn="0" w:oddVBand="0" w:evenVBand="0" w:oddHBand="0" w:evenHBand="0" w:firstRowFirstColumn="0" w:firstRowLastColumn="0" w:lastRowFirstColumn="0" w:lastRowLastColumn="0"/>
            <w:tcW w:w="2074" w:type="dxa"/>
          </w:tcPr>
          <w:p w14:paraId="34C64EDA" w14:textId="77777777" w:rsidR="00734618" w:rsidRPr="00FC67CF" w:rsidRDefault="00734618" w:rsidP="00D61D67">
            <w:pPr>
              <w:spacing w:line="360" w:lineRule="auto"/>
              <w:jc w:val="center"/>
              <w:rPr>
                <w:rFonts w:ascii="Times New Roman" w:eastAsia="宋体" w:hAnsi="Times New Roman" w:cstheme="majorBidi"/>
                <w:b w:val="0"/>
                <w:bCs w:val="0"/>
                <w:caps w:val="0"/>
                <w:position w:val="-10"/>
                <w:sz w:val="22"/>
                <w:szCs w:val="16"/>
              </w:rPr>
            </w:pPr>
            <w:r>
              <w:rPr>
                <w:rFonts w:ascii="Times New Roman" w:eastAsia="宋体" w:hAnsi="Times New Roman" w:cstheme="majorBidi" w:hint="eastAsia"/>
                <w:b w:val="0"/>
                <w:bCs w:val="0"/>
                <w:caps w:val="0"/>
                <w:position w:val="-10"/>
                <w:sz w:val="22"/>
                <w:szCs w:val="16"/>
              </w:rPr>
              <w:t>VMDUnet</w:t>
            </w:r>
          </w:p>
        </w:tc>
        <w:tc>
          <w:tcPr>
            <w:tcW w:w="2074" w:type="dxa"/>
          </w:tcPr>
          <w:p w14:paraId="36CBD6FD" w14:textId="77777777" w:rsidR="00734618" w:rsidRPr="00FC67CF" w:rsidRDefault="00734618" w:rsidP="00D61D6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heme="majorBidi"/>
                <w:position w:val="-10"/>
                <w:sz w:val="22"/>
                <w:szCs w:val="16"/>
              </w:rPr>
            </w:pPr>
            <w:r>
              <w:rPr>
                <w:rFonts w:ascii="Times New Roman" w:eastAsia="宋体" w:hAnsi="Times New Roman" w:cstheme="majorBidi" w:hint="eastAsia"/>
                <w:position w:val="-10"/>
                <w:sz w:val="22"/>
                <w:szCs w:val="16"/>
              </w:rPr>
              <w:t>w/</w:t>
            </w:r>
          </w:p>
        </w:tc>
        <w:tc>
          <w:tcPr>
            <w:tcW w:w="2074" w:type="dxa"/>
          </w:tcPr>
          <w:p w14:paraId="450380ED" w14:textId="77777777" w:rsidR="00734618" w:rsidRPr="00607BF1" w:rsidRDefault="00734618" w:rsidP="00D61D6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heme="majorBidi"/>
                <w:b/>
                <w:bCs/>
                <w:caps/>
                <w:position w:val="-10"/>
                <w:sz w:val="22"/>
                <w:szCs w:val="16"/>
              </w:rPr>
            </w:pPr>
            <w:r w:rsidRPr="00607BF1">
              <w:rPr>
                <w:rFonts w:ascii="Times New Roman" w:eastAsia="宋体" w:hAnsi="Times New Roman" w:cstheme="majorBidi" w:hint="eastAsia"/>
                <w:b/>
                <w:bCs/>
                <w:caps/>
                <w:position w:val="-10"/>
                <w:sz w:val="22"/>
                <w:szCs w:val="16"/>
              </w:rPr>
              <w:t>0.7769</w:t>
            </w:r>
          </w:p>
        </w:tc>
        <w:tc>
          <w:tcPr>
            <w:tcW w:w="2074" w:type="dxa"/>
          </w:tcPr>
          <w:p w14:paraId="3275D5D8" w14:textId="77777777" w:rsidR="00734618" w:rsidRPr="00607BF1" w:rsidRDefault="00734618" w:rsidP="00D61D6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heme="majorBidi"/>
                <w:b/>
                <w:bCs/>
                <w:caps/>
                <w:position w:val="-10"/>
                <w:sz w:val="22"/>
                <w:szCs w:val="16"/>
              </w:rPr>
            </w:pPr>
            <w:r w:rsidRPr="00607BF1">
              <w:rPr>
                <w:rFonts w:ascii="Times New Roman" w:eastAsia="宋体" w:hAnsi="Times New Roman" w:cstheme="majorBidi" w:hint="eastAsia"/>
                <w:b/>
                <w:bCs/>
                <w:caps/>
                <w:position w:val="-10"/>
                <w:sz w:val="22"/>
                <w:szCs w:val="16"/>
              </w:rPr>
              <w:t>0.6352</w:t>
            </w:r>
          </w:p>
        </w:tc>
      </w:tr>
    </w:tbl>
    <w:p w14:paraId="564C88AD" w14:textId="216E6C02" w:rsidR="00734618" w:rsidRPr="00E00C5A" w:rsidRDefault="00297F48" w:rsidP="00734618">
      <w:pPr>
        <w:spacing w:line="360" w:lineRule="auto"/>
        <w:rPr>
          <w:rFonts w:ascii="Times New Roman" w:eastAsia="宋体" w:hAnsi="Times New Roman"/>
          <w:position w:val="-10"/>
          <w:sz w:val="24"/>
        </w:rPr>
      </w:pPr>
      <w:r>
        <w:rPr>
          <w:rFonts w:ascii="Times New Roman" w:eastAsia="宋体" w:hAnsi="Times New Roman" w:hint="eastAsia"/>
          <w:position w:val="-10"/>
          <w:sz w:val="24"/>
        </w:rPr>
        <w:t>注：“</w:t>
      </w:r>
      <w:r>
        <w:rPr>
          <w:rFonts w:ascii="Times New Roman" w:eastAsia="宋体" w:hAnsi="Times New Roman" w:hint="eastAsia"/>
          <w:position w:val="-10"/>
          <w:sz w:val="24"/>
        </w:rPr>
        <w:t>w/</w:t>
      </w:r>
      <w:r>
        <w:rPr>
          <w:rFonts w:ascii="Times New Roman" w:eastAsia="宋体" w:hAnsi="Times New Roman"/>
          <w:position w:val="-10"/>
          <w:sz w:val="24"/>
        </w:rPr>
        <w:t>”</w:t>
      </w:r>
      <w:r>
        <w:rPr>
          <w:rFonts w:ascii="Times New Roman" w:eastAsia="宋体" w:hAnsi="Times New Roman" w:hint="eastAsia"/>
          <w:position w:val="-10"/>
          <w:sz w:val="24"/>
        </w:rPr>
        <w:t>表示</w:t>
      </w:r>
      <w:r>
        <w:rPr>
          <w:rFonts w:ascii="Times New Roman" w:eastAsia="宋体" w:hAnsi="Times New Roman" w:hint="eastAsia"/>
          <w:position w:val="-10"/>
          <w:sz w:val="24"/>
        </w:rPr>
        <w:t>with</w:t>
      </w:r>
      <w:r>
        <w:rPr>
          <w:rFonts w:ascii="Times New Roman" w:eastAsia="宋体" w:hAnsi="Times New Roman" w:hint="eastAsia"/>
          <w:position w:val="-10"/>
          <w:sz w:val="24"/>
        </w:rPr>
        <w:t>，“</w:t>
      </w:r>
      <w:r>
        <w:rPr>
          <w:rFonts w:ascii="Times New Roman" w:eastAsia="宋体" w:hAnsi="Times New Roman" w:hint="eastAsia"/>
          <w:position w:val="-10"/>
          <w:sz w:val="24"/>
        </w:rPr>
        <w:t>w/o</w:t>
      </w:r>
      <w:r>
        <w:rPr>
          <w:rFonts w:ascii="Times New Roman" w:eastAsia="宋体" w:hAnsi="Times New Roman" w:hint="eastAsia"/>
          <w:position w:val="-10"/>
          <w:sz w:val="24"/>
        </w:rPr>
        <w:t>”表示</w:t>
      </w:r>
      <w:r>
        <w:rPr>
          <w:rFonts w:ascii="Times New Roman" w:eastAsia="宋体" w:hAnsi="Times New Roman" w:hint="eastAsia"/>
          <w:position w:val="-10"/>
          <w:sz w:val="24"/>
        </w:rPr>
        <w:t>without</w:t>
      </w:r>
      <w:r>
        <w:rPr>
          <w:rFonts w:ascii="Times New Roman" w:eastAsia="宋体" w:hAnsi="Times New Roman" w:hint="eastAsia"/>
          <w:position w:val="-10"/>
          <w:sz w:val="24"/>
        </w:rPr>
        <w:t>。</w:t>
      </w:r>
    </w:p>
    <w:p w14:paraId="32BB64AA" w14:textId="5117F661" w:rsidR="007C3844" w:rsidRDefault="00E00C5A" w:rsidP="007C3844">
      <w:pPr>
        <w:spacing w:line="360" w:lineRule="auto"/>
        <w:ind w:firstLineChars="200" w:firstLine="480"/>
        <w:rPr>
          <w:rFonts w:ascii="Times New Roman" w:eastAsia="宋体" w:hAnsi="Times New Roman"/>
          <w:position w:val="-10"/>
          <w:sz w:val="24"/>
        </w:rPr>
      </w:pPr>
      <w:r w:rsidRPr="00E00C5A">
        <w:rPr>
          <w:rFonts w:ascii="Times New Roman" w:eastAsia="宋体" w:hAnsi="Times New Roman" w:hint="eastAsia"/>
          <w:position w:val="-10"/>
          <w:sz w:val="24"/>
        </w:rPr>
        <w:t>实验使用的评价指标为</w:t>
      </w:r>
      <w:r>
        <w:rPr>
          <w:rFonts w:ascii="Times New Roman" w:eastAsia="宋体" w:hAnsi="Times New Roman" w:hint="eastAsia"/>
          <w:position w:val="-10"/>
          <w:sz w:val="24"/>
        </w:rPr>
        <w:t>DSC</w:t>
      </w:r>
      <w:r>
        <w:rPr>
          <w:rFonts w:ascii="Times New Roman" w:eastAsia="宋体" w:hAnsi="Times New Roman" w:hint="eastAsia"/>
          <w:position w:val="-10"/>
          <w:sz w:val="24"/>
        </w:rPr>
        <w:t>系数和</w:t>
      </w:r>
      <w:r>
        <w:rPr>
          <w:rFonts w:ascii="Times New Roman" w:eastAsia="宋体" w:hAnsi="Times New Roman" w:hint="eastAsia"/>
          <w:position w:val="-10"/>
          <w:sz w:val="24"/>
        </w:rPr>
        <w:t>mIOU</w:t>
      </w:r>
      <w:r w:rsidRPr="00E00C5A">
        <w:rPr>
          <w:rFonts w:ascii="Times New Roman" w:eastAsia="宋体" w:hAnsi="Times New Roman" w:hint="eastAsia"/>
          <w:position w:val="-10"/>
          <w:sz w:val="24"/>
        </w:rPr>
        <w:t>。</w:t>
      </w:r>
      <w:r>
        <w:rPr>
          <w:rFonts w:ascii="Times New Roman" w:eastAsia="宋体" w:hAnsi="Times New Roman" w:hint="eastAsia"/>
          <w:position w:val="-10"/>
          <w:sz w:val="24"/>
        </w:rPr>
        <w:t>VM-Unet</w:t>
      </w:r>
      <w:r w:rsidRPr="00E00C5A">
        <w:rPr>
          <w:rFonts w:ascii="Times New Roman" w:eastAsia="宋体" w:hAnsi="Times New Roman" w:hint="eastAsia"/>
          <w:position w:val="-10"/>
          <w:sz w:val="24"/>
        </w:rPr>
        <w:t>模型在这些指标上的表现</w:t>
      </w:r>
      <w:r w:rsidR="000853C7">
        <w:rPr>
          <w:rFonts w:ascii="Times New Roman" w:eastAsia="宋体" w:hAnsi="Times New Roman" w:hint="eastAsia"/>
          <w:position w:val="-10"/>
          <w:sz w:val="24"/>
        </w:rPr>
        <w:t>分别</w:t>
      </w:r>
      <w:r w:rsidRPr="00E00C5A">
        <w:rPr>
          <w:rFonts w:ascii="Times New Roman" w:eastAsia="宋体" w:hAnsi="Times New Roman" w:hint="eastAsia"/>
          <w:position w:val="-10"/>
          <w:sz w:val="24"/>
        </w:rPr>
        <w:t>为</w:t>
      </w:r>
      <w:r w:rsidR="000853C7">
        <w:rPr>
          <w:rFonts w:ascii="Times New Roman" w:eastAsia="宋体" w:hAnsi="Times New Roman" w:hint="eastAsia"/>
          <w:position w:val="-10"/>
          <w:sz w:val="24"/>
        </w:rPr>
        <w:t>7</w:t>
      </w:r>
      <w:r w:rsidR="00607BF1">
        <w:rPr>
          <w:rFonts w:ascii="Times New Roman" w:eastAsia="宋体" w:hAnsi="Times New Roman" w:hint="eastAsia"/>
          <w:position w:val="-10"/>
          <w:sz w:val="24"/>
        </w:rPr>
        <w:t>1.34</w:t>
      </w:r>
      <w:r w:rsidR="000853C7">
        <w:rPr>
          <w:rFonts w:ascii="Times New Roman" w:eastAsia="宋体" w:hAnsi="Times New Roman" w:hint="eastAsia"/>
          <w:position w:val="-10"/>
          <w:sz w:val="24"/>
        </w:rPr>
        <w:t>%</w:t>
      </w:r>
      <w:r w:rsidR="000853C7">
        <w:rPr>
          <w:rFonts w:ascii="Times New Roman" w:eastAsia="宋体" w:hAnsi="Times New Roman" w:hint="eastAsia"/>
          <w:position w:val="-10"/>
          <w:sz w:val="24"/>
        </w:rPr>
        <w:t>和</w:t>
      </w:r>
      <w:r w:rsidR="000853C7">
        <w:rPr>
          <w:rFonts w:ascii="Times New Roman" w:eastAsia="宋体" w:hAnsi="Times New Roman" w:hint="eastAsia"/>
          <w:position w:val="-10"/>
          <w:sz w:val="24"/>
        </w:rPr>
        <w:t>5</w:t>
      </w:r>
      <w:r w:rsidR="00607BF1">
        <w:rPr>
          <w:rFonts w:ascii="Times New Roman" w:eastAsia="宋体" w:hAnsi="Times New Roman" w:hint="eastAsia"/>
          <w:position w:val="-10"/>
          <w:sz w:val="24"/>
        </w:rPr>
        <w:t>5.45</w:t>
      </w:r>
      <w:r w:rsidR="000853C7">
        <w:rPr>
          <w:rFonts w:ascii="Times New Roman" w:eastAsia="宋体" w:hAnsi="Times New Roman" w:hint="eastAsia"/>
          <w:position w:val="-10"/>
          <w:sz w:val="24"/>
        </w:rPr>
        <w:t>%</w:t>
      </w:r>
      <w:r w:rsidRPr="00E00C5A">
        <w:rPr>
          <w:rFonts w:ascii="Times New Roman" w:eastAsia="宋体" w:hAnsi="Times New Roman" w:hint="eastAsia"/>
          <w:position w:val="-10"/>
          <w:sz w:val="24"/>
        </w:rPr>
        <w:t>。当</w:t>
      </w:r>
      <w:r>
        <w:rPr>
          <w:rFonts w:ascii="Times New Roman" w:eastAsia="宋体" w:hAnsi="Times New Roman" w:hint="eastAsia"/>
          <w:position w:val="-10"/>
          <w:sz w:val="24"/>
        </w:rPr>
        <w:t>DCA</w:t>
      </w:r>
      <w:r w:rsidRPr="00E00C5A">
        <w:rPr>
          <w:rFonts w:ascii="Times New Roman" w:eastAsia="宋体" w:hAnsi="Times New Roman" w:hint="eastAsia"/>
          <w:position w:val="-10"/>
          <w:sz w:val="24"/>
        </w:rPr>
        <w:t>模块被添加后，模型的性能变化为</w:t>
      </w:r>
      <w:r w:rsidR="000853C7">
        <w:rPr>
          <w:rFonts w:ascii="Times New Roman" w:eastAsia="宋体" w:hAnsi="Times New Roman" w:hint="eastAsia"/>
          <w:position w:val="-10"/>
          <w:sz w:val="24"/>
        </w:rPr>
        <w:t>7</w:t>
      </w:r>
      <w:r w:rsidR="00607BF1">
        <w:rPr>
          <w:rFonts w:ascii="Times New Roman" w:eastAsia="宋体" w:hAnsi="Times New Roman" w:hint="eastAsia"/>
          <w:position w:val="-10"/>
          <w:sz w:val="24"/>
        </w:rPr>
        <w:t>7.69</w:t>
      </w:r>
      <w:r w:rsidR="000853C7">
        <w:rPr>
          <w:rFonts w:ascii="Times New Roman" w:eastAsia="宋体" w:hAnsi="Times New Roman" w:hint="eastAsia"/>
          <w:position w:val="-10"/>
          <w:sz w:val="24"/>
        </w:rPr>
        <w:t>%</w:t>
      </w:r>
      <w:r w:rsidR="000853C7">
        <w:rPr>
          <w:rFonts w:ascii="Times New Roman" w:eastAsia="宋体" w:hAnsi="Times New Roman" w:hint="eastAsia"/>
          <w:position w:val="-10"/>
          <w:sz w:val="24"/>
        </w:rPr>
        <w:t>和</w:t>
      </w:r>
      <w:r w:rsidR="000853C7">
        <w:rPr>
          <w:rFonts w:ascii="Times New Roman" w:eastAsia="宋体" w:hAnsi="Times New Roman" w:hint="eastAsia"/>
          <w:position w:val="-10"/>
          <w:sz w:val="24"/>
        </w:rPr>
        <w:t>6</w:t>
      </w:r>
      <w:r w:rsidR="00607BF1">
        <w:rPr>
          <w:rFonts w:ascii="Times New Roman" w:eastAsia="宋体" w:hAnsi="Times New Roman" w:hint="eastAsia"/>
          <w:position w:val="-10"/>
          <w:sz w:val="24"/>
        </w:rPr>
        <w:t>3.52</w:t>
      </w:r>
      <w:r w:rsidR="000853C7">
        <w:rPr>
          <w:rFonts w:ascii="Times New Roman" w:eastAsia="宋体" w:hAnsi="Times New Roman" w:hint="eastAsia"/>
          <w:position w:val="-10"/>
          <w:sz w:val="24"/>
        </w:rPr>
        <w:t>%</w:t>
      </w:r>
      <w:r w:rsidRPr="00E00C5A">
        <w:rPr>
          <w:rFonts w:ascii="Times New Roman" w:eastAsia="宋体" w:hAnsi="Times New Roman" w:hint="eastAsia"/>
          <w:position w:val="-10"/>
          <w:sz w:val="24"/>
        </w:rPr>
        <w:t>。与</w:t>
      </w:r>
      <w:r>
        <w:rPr>
          <w:rFonts w:ascii="Times New Roman" w:eastAsia="宋体" w:hAnsi="Times New Roman" w:hint="eastAsia"/>
          <w:position w:val="-10"/>
          <w:sz w:val="24"/>
        </w:rPr>
        <w:t>VM-Unet</w:t>
      </w:r>
      <w:r>
        <w:rPr>
          <w:rFonts w:ascii="Times New Roman" w:eastAsia="宋体" w:hAnsi="Times New Roman" w:hint="eastAsia"/>
          <w:position w:val="-10"/>
          <w:sz w:val="24"/>
        </w:rPr>
        <w:t>模型</w:t>
      </w:r>
      <w:r w:rsidRPr="00E00C5A">
        <w:rPr>
          <w:rFonts w:ascii="Times New Roman" w:eastAsia="宋体" w:hAnsi="Times New Roman" w:hint="eastAsia"/>
          <w:position w:val="-10"/>
          <w:sz w:val="24"/>
        </w:rPr>
        <w:t>相比，添加</w:t>
      </w:r>
      <w:r>
        <w:rPr>
          <w:rFonts w:ascii="Times New Roman" w:eastAsia="宋体" w:hAnsi="Times New Roman" w:hint="eastAsia"/>
          <w:position w:val="-10"/>
          <w:sz w:val="24"/>
        </w:rPr>
        <w:t>DCA</w:t>
      </w:r>
      <w:r w:rsidRPr="00E00C5A">
        <w:rPr>
          <w:rFonts w:ascii="Times New Roman" w:eastAsia="宋体" w:hAnsi="Times New Roman" w:hint="eastAsia"/>
          <w:position w:val="-10"/>
          <w:sz w:val="24"/>
        </w:rPr>
        <w:t>模块后模型的</w:t>
      </w:r>
      <w:r w:rsidRPr="00E00C5A">
        <w:rPr>
          <w:rFonts w:ascii="Times New Roman" w:eastAsia="宋体" w:hAnsi="Times New Roman" w:hint="eastAsia"/>
          <w:position w:val="-10"/>
          <w:sz w:val="24"/>
        </w:rPr>
        <w:t xml:space="preserve"> </w:t>
      </w:r>
      <w:r>
        <w:rPr>
          <w:rFonts w:ascii="Times New Roman" w:eastAsia="宋体" w:hAnsi="Times New Roman" w:hint="eastAsia"/>
          <w:position w:val="-10"/>
          <w:sz w:val="24"/>
        </w:rPr>
        <w:t>DSC</w:t>
      </w:r>
      <w:r>
        <w:rPr>
          <w:rFonts w:ascii="Times New Roman" w:eastAsia="宋体" w:hAnsi="Times New Roman" w:hint="eastAsia"/>
          <w:position w:val="-10"/>
          <w:sz w:val="24"/>
        </w:rPr>
        <w:t>系数</w:t>
      </w:r>
      <w:r w:rsidRPr="00E00C5A">
        <w:rPr>
          <w:rFonts w:ascii="Times New Roman" w:eastAsia="宋体" w:hAnsi="Times New Roman" w:hint="eastAsia"/>
          <w:position w:val="-10"/>
          <w:sz w:val="24"/>
        </w:rPr>
        <w:t>提升了</w:t>
      </w:r>
      <w:r w:rsidR="00607BF1">
        <w:rPr>
          <w:rFonts w:ascii="Times New Roman" w:eastAsia="宋体" w:hAnsi="Times New Roman" w:hint="eastAsia"/>
          <w:position w:val="-10"/>
          <w:sz w:val="24"/>
        </w:rPr>
        <w:t>8.9</w:t>
      </w:r>
      <w:r w:rsidRPr="00E00C5A">
        <w:rPr>
          <w:rFonts w:ascii="Times New Roman" w:eastAsia="宋体" w:hAnsi="Times New Roman" w:hint="eastAsia"/>
          <w:position w:val="-10"/>
          <w:sz w:val="24"/>
        </w:rPr>
        <w:t>%</w:t>
      </w:r>
      <w:r w:rsidRPr="00E00C5A">
        <w:rPr>
          <w:rFonts w:ascii="Times New Roman" w:eastAsia="宋体" w:hAnsi="Times New Roman" w:hint="eastAsia"/>
          <w:position w:val="-10"/>
          <w:sz w:val="24"/>
        </w:rPr>
        <w:t>，</w:t>
      </w:r>
      <w:r>
        <w:rPr>
          <w:rFonts w:ascii="Times New Roman" w:eastAsia="宋体" w:hAnsi="Times New Roman" w:hint="eastAsia"/>
          <w:position w:val="-10"/>
          <w:sz w:val="24"/>
        </w:rPr>
        <w:t>mIOU</w:t>
      </w:r>
      <w:r>
        <w:rPr>
          <w:rFonts w:ascii="Times New Roman" w:eastAsia="宋体" w:hAnsi="Times New Roman" w:hint="eastAsia"/>
          <w:position w:val="-10"/>
          <w:sz w:val="24"/>
        </w:rPr>
        <w:t>提升了</w:t>
      </w:r>
      <w:r w:rsidR="000853C7">
        <w:rPr>
          <w:rFonts w:ascii="Times New Roman" w:eastAsia="宋体" w:hAnsi="Times New Roman" w:hint="eastAsia"/>
          <w:position w:val="-10"/>
          <w:sz w:val="24"/>
        </w:rPr>
        <w:t>1</w:t>
      </w:r>
      <w:r w:rsidR="00607BF1">
        <w:rPr>
          <w:rFonts w:ascii="Times New Roman" w:eastAsia="宋体" w:hAnsi="Times New Roman" w:hint="eastAsia"/>
          <w:position w:val="-10"/>
          <w:sz w:val="24"/>
        </w:rPr>
        <w:t>4.6</w:t>
      </w:r>
      <w:r>
        <w:rPr>
          <w:rFonts w:ascii="Times New Roman" w:eastAsia="宋体" w:hAnsi="Times New Roman" w:hint="eastAsia"/>
          <w:position w:val="-10"/>
          <w:sz w:val="24"/>
        </w:rPr>
        <w:t>%</w:t>
      </w:r>
      <w:r>
        <w:rPr>
          <w:rFonts w:ascii="Times New Roman" w:eastAsia="宋体" w:hAnsi="Times New Roman" w:hint="eastAsia"/>
          <w:position w:val="-10"/>
          <w:sz w:val="24"/>
        </w:rPr>
        <w:t>，</w:t>
      </w:r>
      <w:r w:rsidRPr="00E00C5A">
        <w:rPr>
          <w:rFonts w:ascii="Times New Roman" w:eastAsia="宋体" w:hAnsi="Times New Roman" w:hint="eastAsia"/>
          <w:position w:val="-10"/>
          <w:sz w:val="24"/>
        </w:rPr>
        <w:t>表明</w:t>
      </w:r>
      <w:r>
        <w:rPr>
          <w:rFonts w:ascii="Times New Roman" w:eastAsia="宋体" w:hAnsi="Times New Roman" w:hint="eastAsia"/>
          <w:position w:val="-10"/>
          <w:sz w:val="24"/>
        </w:rPr>
        <w:t>DCA</w:t>
      </w:r>
      <w:r w:rsidRPr="00E00C5A">
        <w:rPr>
          <w:rFonts w:ascii="Times New Roman" w:eastAsia="宋体" w:hAnsi="Times New Roman" w:hint="eastAsia"/>
          <w:position w:val="-10"/>
          <w:sz w:val="24"/>
        </w:rPr>
        <w:t>模块在提升模型性能方面起到了积极作用</w:t>
      </w:r>
      <w:r>
        <w:rPr>
          <w:rFonts w:ascii="Times New Roman" w:eastAsia="宋体" w:hAnsi="Times New Roman" w:hint="eastAsia"/>
          <w:position w:val="-10"/>
          <w:sz w:val="24"/>
        </w:rPr>
        <w:t>，具体结果如表</w:t>
      </w:r>
      <w:r w:rsidR="00EF00A1">
        <w:rPr>
          <w:rFonts w:ascii="Times New Roman" w:eastAsia="宋体" w:hAnsi="Times New Roman" w:hint="eastAsia"/>
          <w:position w:val="-10"/>
          <w:sz w:val="24"/>
        </w:rPr>
        <w:t>4.4</w:t>
      </w:r>
      <w:r>
        <w:rPr>
          <w:rFonts w:ascii="Times New Roman" w:eastAsia="宋体" w:hAnsi="Times New Roman" w:hint="eastAsia"/>
          <w:position w:val="-10"/>
          <w:sz w:val="24"/>
        </w:rPr>
        <w:t>所示</w:t>
      </w:r>
      <w:r w:rsidRPr="00E00C5A">
        <w:rPr>
          <w:rFonts w:ascii="Times New Roman" w:eastAsia="宋体" w:hAnsi="Times New Roman" w:hint="eastAsia"/>
          <w:position w:val="-10"/>
          <w:sz w:val="24"/>
        </w:rPr>
        <w:t>。这一结果证明，</w:t>
      </w:r>
      <w:r>
        <w:rPr>
          <w:rFonts w:ascii="Times New Roman" w:eastAsia="宋体" w:hAnsi="Times New Roman" w:hint="eastAsia"/>
          <w:position w:val="-10"/>
          <w:sz w:val="24"/>
        </w:rPr>
        <w:t>DCA</w:t>
      </w:r>
      <w:r w:rsidRPr="00E00C5A">
        <w:rPr>
          <w:rFonts w:ascii="Times New Roman" w:eastAsia="宋体" w:hAnsi="Times New Roman" w:hint="eastAsia"/>
          <w:position w:val="-10"/>
          <w:sz w:val="24"/>
        </w:rPr>
        <w:t>模块在</w:t>
      </w:r>
      <w:r>
        <w:rPr>
          <w:rFonts w:ascii="Times New Roman" w:eastAsia="宋体" w:hAnsi="Times New Roman" w:hint="eastAsia"/>
          <w:position w:val="-10"/>
          <w:sz w:val="24"/>
        </w:rPr>
        <w:t>以</w:t>
      </w:r>
      <w:r>
        <w:rPr>
          <w:rFonts w:ascii="Times New Roman" w:eastAsia="宋体" w:hAnsi="Times New Roman" w:hint="eastAsia"/>
          <w:position w:val="-10"/>
          <w:sz w:val="24"/>
        </w:rPr>
        <w:t>Mamba</w:t>
      </w:r>
      <w:r>
        <w:rPr>
          <w:rFonts w:ascii="Times New Roman" w:eastAsia="宋体" w:hAnsi="Times New Roman" w:hint="eastAsia"/>
          <w:position w:val="-10"/>
          <w:sz w:val="24"/>
        </w:rPr>
        <w:t>为核心的对</w:t>
      </w:r>
      <w:r>
        <w:rPr>
          <w:rFonts w:ascii="Times New Roman" w:eastAsia="宋体" w:hAnsi="Times New Roman" w:hint="eastAsia"/>
          <w:position w:val="-10"/>
          <w:sz w:val="24"/>
        </w:rPr>
        <w:lastRenderedPageBreak/>
        <w:t>脑胶质瘤的自动分割模型</w:t>
      </w:r>
      <w:r w:rsidRPr="00E00C5A">
        <w:rPr>
          <w:rFonts w:ascii="Times New Roman" w:eastAsia="宋体" w:hAnsi="Times New Roman" w:hint="eastAsia"/>
          <w:position w:val="-10"/>
          <w:sz w:val="24"/>
        </w:rPr>
        <w:t>中具有显著的效果。</w:t>
      </w:r>
    </w:p>
    <w:p w14:paraId="02A8A219" w14:textId="529ED76D" w:rsidR="007C3844" w:rsidRDefault="007C3844" w:rsidP="007C3844">
      <w:pPr>
        <w:spacing w:line="360" w:lineRule="auto"/>
        <w:ind w:firstLineChars="200" w:firstLine="480"/>
        <w:rPr>
          <w:rFonts w:ascii="Times New Roman" w:eastAsia="宋体" w:hAnsi="Times New Roman"/>
          <w:position w:val="-10"/>
          <w:sz w:val="24"/>
        </w:rPr>
      </w:pPr>
      <w:r w:rsidRPr="00E00C5A">
        <w:rPr>
          <w:rFonts w:ascii="Times New Roman" w:eastAsia="宋体" w:hAnsi="Times New Roman" w:hint="eastAsia"/>
          <w:position w:val="-10"/>
          <w:sz w:val="24"/>
        </w:rPr>
        <w:t>实验结果表明，添加的</w:t>
      </w:r>
      <w:r>
        <w:rPr>
          <w:rFonts w:ascii="Times New Roman" w:eastAsia="宋体" w:hAnsi="Times New Roman" w:hint="eastAsia"/>
          <w:position w:val="-10"/>
          <w:sz w:val="24"/>
        </w:rPr>
        <w:t>DCA</w:t>
      </w:r>
      <w:r w:rsidRPr="00E00C5A">
        <w:rPr>
          <w:rFonts w:ascii="Times New Roman" w:eastAsia="宋体" w:hAnsi="Times New Roman" w:hint="eastAsia"/>
          <w:position w:val="-10"/>
          <w:sz w:val="24"/>
        </w:rPr>
        <w:t>模块对模型的整体性能有着重要贡献，</w:t>
      </w:r>
      <w:r>
        <w:rPr>
          <w:rFonts w:ascii="Times New Roman" w:eastAsia="宋体" w:hAnsi="Times New Roman" w:hint="eastAsia"/>
          <w:position w:val="-10"/>
          <w:sz w:val="24"/>
        </w:rPr>
        <w:t>充分说明简单的状态空间模型在加入注意力机制后会对原始模型性能有较大的提升</w:t>
      </w:r>
      <w:r w:rsidRPr="00E00C5A">
        <w:rPr>
          <w:rFonts w:ascii="Times New Roman" w:eastAsia="宋体" w:hAnsi="Times New Roman" w:hint="eastAsia"/>
          <w:position w:val="-10"/>
          <w:sz w:val="24"/>
        </w:rPr>
        <w:t>。通过这些实验，我们验证了该模块的有效性，为后续的模型优化提供了有力的依据。</w:t>
      </w:r>
    </w:p>
    <w:p w14:paraId="76B5E5C9" w14:textId="30117B72" w:rsidR="00D947A5" w:rsidRDefault="00D947A5" w:rsidP="007C3844">
      <w:pPr>
        <w:spacing w:line="360" w:lineRule="auto"/>
        <w:ind w:firstLineChars="200" w:firstLine="480"/>
        <w:rPr>
          <w:rFonts w:ascii="Times New Roman" w:eastAsia="宋体" w:hAnsi="Times New Roman"/>
          <w:position w:val="-10"/>
          <w:sz w:val="24"/>
        </w:rPr>
      </w:pPr>
      <w:r>
        <w:rPr>
          <w:rFonts w:ascii="Times New Roman" w:eastAsia="宋体" w:hAnsi="Times New Roman" w:hint="eastAsia"/>
          <w:position w:val="-10"/>
          <w:sz w:val="24"/>
        </w:rPr>
        <w:t>接着我们评估了</w:t>
      </w:r>
      <w:r>
        <w:rPr>
          <w:rFonts w:ascii="Times New Roman" w:eastAsia="宋体" w:hAnsi="Times New Roman" w:hint="eastAsia"/>
          <w:position w:val="-10"/>
          <w:sz w:val="24"/>
        </w:rPr>
        <w:t>Clahe</w:t>
      </w:r>
      <w:r>
        <w:rPr>
          <w:rFonts w:ascii="Times New Roman" w:eastAsia="宋体" w:hAnsi="Times New Roman" w:hint="eastAsia"/>
          <w:position w:val="-10"/>
          <w:sz w:val="24"/>
        </w:rPr>
        <w:t>预处理方法对脑胶质瘤分割任务的影响，我们同样设置了一个对照实验用来测试使用和未使用该预处理方法的模型性能，本次对照实验使用同样的数据集的实验设置。</w:t>
      </w:r>
    </w:p>
    <w:p w14:paraId="447B9F20" w14:textId="1A5F3C73" w:rsidR="007C3844" w:rsidRDefault="007C3844" w:rsidP="007C3844">
      <w:pPr>
        <w:spacing w:line="360" w:lineRule="auto"/>
        <w:ind w:firstLineChars="200" w:firstLine="420"/>
        <w:jc w:val="left"/>
        <w:rPr>
          <w:rFonts w:ascii="Times New Roman" w:eastAsia="宋体" w:hAnsi="Times New Roman"/>
          <w:position w:val="-10"/>
          <w:sz w:val="24"/>
        </w:rPr>
      </w:pPr>
      <w:r>
        <w:rPr>
          <w:rFonts w:hint="eastAsia"/>
          <w:noProof/>
        </w:rPr>
        <w:drawing>
          <wp:inline distT="0" distB="0" distL="0" distR="0" wp14:anchorId="0EE356AB" wp14:editId="0A61A996">
            <wp:extent cx="5438692" cy="3029062"/>
            <wp:effectExtent l="0" t="0" r="0" b="0"/>
            <wp:docPr id="116300896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41026" cy="3030362"/>
                    </a:xfrm>
                    <a:prstGeom prst="rect">
                      <a:avLst/>
                    </a:prstGeom>
                    <a:noFill/>
                    <a:ln>
                      <a:noFill/>
                    </a:ln>
                  </pic:spPr>
                </pic:pic>
              </a:graphicData>
            </a:graphic>
          </wp:inline>
        </w:drawing>
      </w:r>
    </w:p>
    <w:p w14:paraId="23BDB544" w14:textId="3A6A4926" w:rsidR="00E00C5A" w:rsidRPr="007C3844" w:rsidRDefault="007C3844" w:rsidP="007C3844">
      <w:pPr>
        <w:spacing w:line="360" w:lineRule="auto"/>
        <w:jc w:val="left"/>
        <w:rPr>
          <w:rFonts w:ascii="Times New Roman" w:eastAsia="宋体" w:hAnsi="Times New Roman"/>
          <w:position w:val="-10"/>
          <w:szCs w:val="20"/>
        </w:rPr>
      </w:pPr>
      <w:commentRangeStart w:id="88"/>
      <w:r w:rsidRPr="00F846A3">
        <w:rPr>
          <w:rFonts w:ascii="Times New Roman" w:eastAsia="宋体" w:hAnsi="Times New Roman" w:hint="eastAsia"/>
          <w:position w:val="-10"/>
          <w:szCs w:val="20"/>
        </w:rPr>
        <w:t>图</w:t>
      </w:r>
      <w:r w:rsidR="00EF00A1">
        <w:rPr>
          <w:rFonts w:ascii="Times New Roman" w:eastAsia="宋体" w:hAnsi="Times New Roman" w:hint="eastAsia"/>
          <w:position w:val="-10"/>
          <w:szCs w:val="20"/>
        </w:rPr>
        <w:t>4.3</w:t>
      </w:r>
      <w:r w:rsidRPr="00F846A3">
        <w:rPr>
          <w:rFonts w:ascii="Times New Roman" w:eastAsia="宋体" w:hAnsi="Times New Roman" w:hint="eastAsia"/>
          <w:position w:val="-10"/>
          <w:szCs w:val="20"/>
        </w:rPr>
        <w:t xml:space="preserve">. </w:t>
      </w:r>
      <w:r>
        <w:rPr>
          <w:rFonts w:ascii="Times New Roman" w:eastAsia="宋体" w:hAnsi="Times New Roman"/>
          <w:position w:val="-10"/>
          <w:szCs w:val="20"/>
        </w:rPr>
        <w:t>C</w:t>
      </w:r>
      <w:r>
        <w:rPr>
          <w:rFonts w:ascii="Times New Roman" w:eastAsia="宋体" w:hAnsi="Times New Roman" w:hint="eastAsia"/>
          <w:position w:val="-10"/>
          <w:szCs w:val="20"/>
        </w:rPr>
        <w:t>lahe</w:t>
      </w:r>
      <w:r>
        <w:rPr>
          <w:rFonts w:ascii="Times New Roman" w:eastAsia="宋体" w:hAnsi="Times New Roman" w:hint="eastAsia"/>
          <w:position w:val="-10"/>
          <w:szCs w:val="20"/>
        </w:rPr>
        <w:t>消融实验结果对比。</w:t>
      </w:r>
      <w:r>
        <w:rPr>
          <w:rFonts w:ascii="Times New Roman" w:eastAsia="宋体" w:hAnsi="Times New Roman" w:hint="eastAsia"/>
          <w:position w:val="-10"/>
          <w:szCs w:val="20"/>
        </w:rPr>
        <w:t>a</w:t>
      </w:r>
      <w:r>
        <w:rPr>
          <w:rFonts w:ascii="Times New Roman" w:eastAsia="宋体" w:hAnsi="Times New Roman" w:hint="eastAsia"/>
          <w:position w:val="-10"/>
          <w:szCs w:val="20"/>
        </w:rPr>
        <w:t>）原始输入图像。</w:t>
      </w:r>
      <w:r>
        <w:rPr>
          <w:rFonts w:ascii="Times New Roman" w:eastAsia="宋体" w:hAnsi="Times New Roman" w:hint="eastAsia"/>
          <w:position w:val="-10"/>
          <w:szCs w:val="20"/>
        </w:rPr>
        <w:t>b</w:t>
      </w:r>
      <w:r>
        <w:rPr>
          <w:rFonts w:ascii="Times New Roman" w:eastAsia="宋体" w:hAnsi="Times New Roman" w:hint="eastAsia"/>
          <w:position w:val="-10"/>
          <w:szCs w:val="20"/>
        </w:rPr>
        <w:t>）经过</w:t>
      </w:r>
      <w:r>
        <w:rPr>
          <w:rFonts w:ascii="Times New Roman" w:eastAsia="宋体" w:hAnsi="Times New Roman" w:hint="eastAsia"/>
          <w:position w:val="-10"/>
          <w:szCs w:val="20"/>
        </w:rPr>
        <w:t>Clahe</w:t>
      </w:r>
      <w:r>
        <w:rPr>
          <w:rFonts w:ascii="Times New Roman" w:eastAsia="宋体" w:hAnsi="Times New Roman" w:hint="eastAsia"/>
          <w:position w:val="-10"/>
          <w:szCs w:val="20"/>
        </w:rPr>
        <w:t>预处理后的图像。</w:t>
      </w:r>
      <w:r>
        <w:rPr>
          <w:rFonts w:ascii="Times New Roman" w:eastAsia="宋体" w:hAnsi="Times New Roman" w:hint="eastAsia"/>
          <w:position w:val="-10"/>
          <w:szCs w:val="20"/>
        </w:rPr>
        <w:t>c</w:t>
      </w:r>
      <w:r>
        <w:rPr>
          <w:rFonts w:ascii="Times New Roman" w:eastAsia="宋体" w:hAnsi="Times New Roman" w:hint="eastAsia"/>
          <w:position w:val="-10"/>
          <w:szCs w:val="20"/>
        </w:rPr>
        <w:t>）标签。</w:t>
      </w:r>
      <w:r>
        <w:rPr>
          <w:rFonts w:ascii="Times New Roman" w:eastAsia="宋体" w:hAnsi="Times New Roman" w:hint="eastAsia"/>
          <w:position w:val="-10"/>
          <w:szCs w:val="20"/>
        </w:rPr>
        <w:t>d</w:t>
      </w:r>
      <w:r>
        <w:rPr>
          <w:rFonts w:ascii="Times New Roman" w:eastAsia="宋体" w:hAnsi="Times New Roman" w:hint="eastAsia"/>
          <w:position w:val="-10"/>
          <w:szCs w:val="20"/>
        </w:rPr>
        <w:t>）未使用</w:t>
      </w:r>
      <w:r>
        <w:rPr>
          <w:rFonts w:ascii="Times New Roman" w:eastAsia="宋体" w:hAnsi="Times New Roman" w:hint="eastAsia"/>
          <w:position w:val="-10"/>
          <w:szCs w:val="20"/>
        </w:rPr>
        <w:t>Clahe</w:t>
      </w:r>
      <w:r>
        <w:rPr>
          <w:rFonts w:ascii="Times New Roman" w:eastAsia="宋体" w:hAnsi="Times New Roman" w:hint="eastAsia"/>
          <w:position w:val="-10"/>
          <w:szCs w:val="20"/>
        </w:rPr>
        <w:t>预处理的分割结果。</w:t>
      </w:r>
      <w:r>
        <w:rPr>
          <w:rFonts w:ascii="Times New Roman" w:eastAsia="宋体" w:hAnsi="Times New Roman" w:hint="eastAsia"/>
          <w:position w:val="-10"/>
          <w:szCs w:val="20"/>
        </w:rPr>
        <w:t>e</w:t>
      </w:r>
      <w:r>
        <w:rPr>
          <w:rFonts w:ascii="Times New Roman" w:eastAsia="宋体" w:hAnsi="Times New Roman" w:hint="eastAsia"/>
          <w:position w:val="-10"/>
          <w:szCs w:val="20"/>
        </w:rPr>
        <w:t>）使用</w:t>
      </w:r>
      <w:r>
        <w:rPr>
          <w:rFonts w:ascii="Times New Roman" w:eastAsia="宋体" w:hAnsi="Times New Roman" w:hint="eastAsia"/>
          <w:position w:val="-10"/>
          <w:szCs w:val="20"/>
        </w:rPr>
        <w:t>Clahe</w:t>
      </w:r>
      <w:r>
        <w:rPr>
          <w:rFonts w:ascii="Times New Roman" w:eastAsia="宋体" w:hAnsi="Times New Roman" w:hint="eastAsia"/>
          <w:position w:val="-10"/>
          <w:szCs w:val="20"/>
        </w:rPr>
        <w:t>预处理后的分割结果。</w:t>
      </w:r>
      <w:commentRangeEnd w:id="88"/>
      <w:r w:rsidR="003E6442">
        <w:rPr>
          <w:rStyle w:val="af3"/>
        </w:rPr>
        <w:commentReference w:id="88"/>
      </w:r>
    </w:p>
    <w:p w14:paraId="30080971" w14:textId="2A4B08C3" w:rsidR="00182975" w:rsidRDefault="0078591E" w:rsidP="0078591E">
      <w:pPr>
        <w:spacing w:line="360" w:lineRule="auto"/>
        <w:ind w:firstLineChars="200" w:firstLine="480"/>
        <w:jc w:val="left"/>
        <w:rPr>
          <w:ins w:id="89" w:author="FF GOU" w:date="2024-10-28T22:10:00Z" w16du:dateUtc="2024-10-28T14:10:00Z"/>
          <w:rFonts w:ascii="Times New Roman" w:eastAsia="宋体" w:hAnsi="Times New Roman"/>
          <w:position w:val="-10"/>
          <w:sz w:val="24"/>
        </w:rPr>
      </w:pPr>
      <w:r w:rsidRPr="0078591E">
        <w:rPr>
          <w:rFonts w:ascii="Times New Roman" w:eastAsia="宋体" w:hAnsi="Times New Roman" w:hint="eastAsia"/>
          <w:position w:val="-10"/>
          <w:sz w:val="24"/>
        </w:rPr>
        <w:t>图</w:t>
      </w:r>
      <w:r w:rsidR="00EF00A1">
        <w:rPr>
          <w:rFonts w:ascii="Times New Roman" w:eastAsia="宋体" w:hAnsi="Times New Roman" w:hint="eastAsia"/>
          <w:position w:val="-10"/>
          <w:sz w:val="24"/>
        </w:rPr>
        <w:t>4.3</w:t>
      </w:r>
      <w:r w:rsidRPr="0078591E">
        <w:rPr>
          <w:rFonts w:ascii="Times New Roman" w:eastAsia="宋体" w:hAnsi="Times New Roman" w:hint="eastAsia"/>
          <w:position w:val="-10"/>
          <w:sz w:val="24"/>
        </w:rPr>
        <w:t>展现了使用</w:t>
      </w:r>
      <w:r w:rsidRPr="0078591E">
        <w:rPr>
          <w:rFonts w:ascii="Times New Roman" w:eastAsia="宋体" w:hAnsi="Times New Roman" w:hint="eastAsia"/>
          <w:position w:val="-10"/>
          <w:sz w:val="24"/>
        </w:rPr>
        <w:t xml:space="preserve"> CLAHE </w:t>
      </w:r>
      <w:r w:rsidRPr="0078591E">
        <w:rPr>
          <w:rFonts w:ascii="Times New Roman" w:eastAsia="宋体" w:hAnsi="Times New Roman" w:hint="eastAsia"/>
          <w:position w:val="-10"/>
          <w:sz w:val="24"/>
        </w:rPr>
        <w:t>预处理前后的分割表现对比。可以明显看到，对于对比度较低的</w:t>
      </w:r>
      <w:r w:rsidRPr="0078591E">
        <w:rPr>
          <w:rFonts w:ascii="Times New Roman" w:eastAsia="宋体" w:hAnsi="Times New Roman" w:hint="eastAsia"/>
          <w:position w:val="-10"/>
          <w:sz w:val="24"/>
        </w:rPr>
        <w:t xml:space="preserve"> MRI </w:t>
      </w:r>
      <w:r w:rsidRPr="0078591E">
        <w:rPr>
          <w:rFonts w:ascii="Times New Roman" w:eastAsia="宋体" w:hAnsi="Times New Roman" w:hint="eastAsia"/>
          <w:position w:val="-10"/>
          <w:sz w:val="24"/>
        </w:rPr>
        <w:t>图像，未使用</w:t>
      </w:r>
      <w:r w:rsidRPr="0078591E">
        <w:rPr>
          <w:rFonts w:ascii="Times New Roman" w:eastAsia="宋体" w:hAnsi="Times New Roman" w:hint="eastAsia"/>
          <w:position w:val="-10"/>
          <w:sz w:val="24"/>
        </w:rPr>
        <w:t xml:space="preserve"> CLAHE </w:t>
      </w:r>
      <w:r w:rsidRPr="0078591E">
        <w:rPr>
          <w:rFonts w:ascii="Times New Roman" w:eastAsia="宋体" w:hAnsi="Times New Roman" w:hint="eastAsia"/>
          <w:position w:val="-10"/>
          <w:sz w:val="24"/>
        </w:rPr>
        <w:t>的情况下，模型的分割性能明显下降。而在应用了</w:t>
      </w:r>
      <w:r w:rsidRPr="0078591E">
        <w:rPr>
          <w:rFonts w:ascii="Times New Roman" w:eastAsia="宋体" w:hAnsi="Times New Roman" w:hint="eastAsia"/>
          <w:position w:val="-10"/>
          <w:sz w:val="24"/>
        </w:rPr>
        <w:t xml:space="preserve"> CLAHE </w:t>
      </w:r>
      <w:r w:rsidRPr="0078591E">
        <w:rPr>
          <w:rFonts w:ascii="Times New Roman" w:eastAsia="宋体" w:hAnsi="Times New Roman" w:hint="eastAsia"/>
          <w:position w:val="-10"/>
          <w:sz w:val="24"/>
        </w:rPr>
        <w:t>进行预处理后，模型的分割结果与标签的吻合度显著提高，这表明</w:t>
      </w:r>
      <w:r w:rsidRPr="0078591E">
        <w:rPr>
          <w:rFonts w:ascii="Times New Roman" w:eastAsia="宋体" w:hAnsi="Times New Roman" w:hint="eastAsia"/>
          <w:position w:val="-10"/>
          <w:sz w:val="24"/>
        </w:rPr>
        <w:t xml:space="preserve"> CLAHE </w:t>
      </w:r>
      <w:r>
        <w:rPr>
          <w:rFonts w:ascii="Times New Roman" w:eastAsia="宋体" w:hAnsi="Times New Roman" w:hint="eastAsia"/>
          <w:position w:val="-10"/>
          <w:sz w:val="24"/>
        </w:rPr>
        <w:t>在</w:t>
      </w:r>
      <w:r w:rsidRPr="0078591E">
        <w:rPr>
          <w:rFonts w:ascii="Times New Roman" w:eastAsia="宋体" w:hAnsi="Times New Roman" w:hint="eastAsia"/>
          <w:position w:val="-10"/>
          <w:sz w:val="24"/>
        </w:rPr>
        <w:t>增强</w:t>
      </w:r>
      <w:r>
        <w:rPr>
          <w:rFonts w:ascii="Times New Roman" w:eastAsia="宋体" w:hAnsi="Times New Roman" w:hint="eastAsia"/>
          <w:position w:val="-10"/>
          <w:sz w:val="24"/>
        </w:rPr>
        <w:t>输入</w:t>
      </w:r>
      <w:r w:rsidRPr="0078591E">
        <w:rPr>
          <w:rFonts w:ascii="Times New Roman" w:eastAsia="宋体" w:hAnsi="Times New Roman" w:hint="eastAsia"/>
          <w:position w:val="-10"/>
          <w:sz w:val="24"/>
        </w:rPr>
        <w:t>图像的对比度</w:t>
      </w:r>
      <w:r>
        <w:rPr>
          <w:rFonts w:ascii="Times New Roman" w:eastAsia="宋体" w:hAnsi="Times New Roman" w:hint="eastAsia"/>
          <w:position w:val="-10"/>
          <w:sz w:val="24"/>
        </w:rPr>
        <w:t>后</w:t>
      </w:r>
      <w:r w:rsidRPr="0078591E">
        <w:rPr>
          <w:rFonts w:ascii="Times New Roman" w:eastAsia="宋体" w:hAnsi="Times New Roman" w:hint="eastAsia"/>
          <w:position w:val="-10"/>
          <w:sz w:val="24"/>
        </w:rPr>
        <w:t>，</w:t>
      </w:r>
      <w:r>
        <w:rPr>
          <w:rFonts w:ascii="Times New Roman" w:eastAsia="宋体" w:hAnsi="Times New Roman" w:hint="eastAsia"/>
          <w:position w:val="-10"/>
          <w:sz w:val="24"/>
        </w:rPr>
        <w:t>能</w:t>
      </w:r>
      <w:r w:rsidRPr="0078591E">
        <w:rPr>
          <w:rFonts w:ascii="Times New Roman" w:eastAsia="宋体" w:hAnsi="Times New Roman" w:hint="eastAsia"/>
          <w:position w:val="-10"/>
          <w:sz w:val="24"/>
        </w:rPr>
        <w:t>改善分割模型在细节和边界识别方面的性能，从而显著提升整体的分割准确性。</w:t>
      </w:r>
    </w:p>
    <w:p w14:paraId="777CAC8D" w14:textId="77777777" w:rsidR="00182975" w:rsidRPr="0095503D" w:rsidRDefault="00182975" w:rsidP="0078591E">
      <w:pPr>
        <w:spacing w:line="360" w:lineRule="auto"/>
        <w:ind w:firstLineChars="200" w:firstLine="480"/>
        <w:jc w:val="left"/>
        <w:rPr>
          <w:rFonts w:ascii="Times New Roman" w:eastAsia="宋体" w:hAnsi="Times New Roman"/>
          <w:position w:val="-10"/>
          <w:sz w:val="24"/>
        </w:rPr>
      </w:pPr>
    </w:p>
    <w:p w14:paraId="366AD4E1" w14:textId="7D8460C4" w:rsidR="00014B0B" w:rsidRPr="00014B0B" w:rsidRDefault="00014B0B" w:rsidP="003B575B">
      <w:pPr>
        <w:pStyle w:val="1"/>
        <w:numPr>
          <w:ilvl w:val="0"/>
          <w:numId w:val="6"/>
        </w:numPr>
        <w:rPr>
          <w:rFonts w:ascii="黑体" w:eastAsia="黑体" w:hAnsi="黑体" w:hint="eastAsia"/>
          <w:color w:val="auto"/>
          <w:sz w:val="30"/>
          <w:szCs w:val="30"/>
        </w:rPr>
      </w:pPr>
      <w:r w:rsidRPr="00092592">
        <w:rPr>
          <w:rFonts w:ascii="黑体" w:eastAsia="黑体" w:hAnsi="黑体" w:hint="eastAsia"/>
          <w:color w:val="auto"/>
          <w:sz w:val="30"/>
          <w:szCs w:val="30"/>
        </w:rPr>
        <w:t>结论</w:t>
      </w:r>
    </w:p>
    <w:p w14:paraId="240A0603" w14:textId="2FA9D013" w:rsidR="00F972E1" w:rsidRDefault="00092592" w:rsidP="00FC67CF">
      <w:pPr>
        <w:spacing w:line="360" w:lineRule="auto"/>
        <w:ind w:firstLineChars="200" w:firstLine="480"/>
        <w:rPr>
          <w:rFonts w:ascii="Times New Roman" w:eastAsia="宋体" w:hAnsi="Times New Roman"/>
          <w:position w:val="-10"/>
          <w:sz w:val="24"/>
        </w:rPr>
      </w:pPr>
      <w:r w:rsidRPr="00092592">
        <w:rPr>
          <w:rFonts w:ascii="Times New Roman" w:eastAsia="宋体" w:hAnsi="Times New Roman"/>
          <w:position w:val="-10"/>
          <w:sz w:val="24"/>
        </w:rPr>
        <w:t>在本文中，我们提出了一个基于</w:t>
      </w:r>
      <w:r w:rsidRPr="00092592">
        <w:rPr>
          <w:rFonts w:ascii="Times New Roman" w:eastAsia="宋体" w:hAnsi="Times New Roman"/>
          <w:position w:val="-10"/>
          <w:sz w:val="24"/>
        </w:rPr>
        <w:t>SSM</w:t>
      </w:r>
      <w:r w:rsidRPr="00092592">
        <w:rPr>
          <w:rFonts w:ascii="Times New Roman" w:eastAsia="宋体" w:hAnsi="Times New Roman"/>
          <w:position w:val="-10"/>
          <w:sz w:val="24"/>
        </w:rPr>
        <w:t>的</w:t>
      </w:r>
      <w:r w:rsidRPr="00092592">
        <w:rPr>
          <w:rFonts w:ascii="Times New Roman" w:eastAsia="宋体" w:hAnsi="Times New Roman"/>
          <w:position w:val="-10"/>
          <w:sz w:val="24"/>
        </w:rPr>
        <w:t>UNet</w:t>
      </w:r>
      <w:r w:rsidRPr="00092592">
        <w:rPr>
          <w:rFonts w:ascii="Times New Roman" w:eastAsia="宋体" w:hAnsi="Times New Roman"/>
          <w:position w:val="-10"/>
          <w:sz w:val="24"/>
        </w:rPr>
        <w:t>类型医学图像分割模型</w:t>
      </w:r>
      <w:r w:rsidR="00C60FF8">
        <w:rPr>
          <w:rFonts w:ascii="Times New Roman" w:eastAsia="宋体" w:hAnsi="Times New Roman" w:hint="eastAsia"/>
          <w:position w:val="-10"/>
          <w:sz w:val="24"/>
        </w:rPr>
        <w:lastRenderedPageBreak/>
        <w:t>VMD</w:t>
      </w:r>
      <w:r w:rsidR="00F972E1">
        <w:rPr>
          <w:rFonts w:ascii="Times New Roman" w:eastAsia="宋体" w:hAnsi="Times New Roman" w:hint="eastAsia"/>
          <w:position w:val="-10"/>
          <w:sz w:val="24"/>
        </w:rPr>
        <w:t>Un</w:t>
      </w:r>
      <w:r w:rsidR="00F972E1" w:rsidRPr="00C67B38">
        <w:rPr>
          <w:rFonts w:ascii="Times New Roman" w:eastAsia="宋体" w:hAnsi="Times New Roman"/>
          <w:position w:val="-10"/>
          <w:sz w:val="24"/>
        </w:rPr>
        <w:t>et</w:t>
      </w:r>
      <w:r w:rsidRPr="00092592">
        <w:rPr>
          <w:rFonts w:ascii="Times New Roman" w:eastAsia="宋体" w:hAnsi="Times New Roman"/>
          <w:position w:val="-10"/>
          <w:sz w:val="24"/>
        </w:rPr>
        <w:t>，它充分利用了基于</w:t>
      </w:r>
      <w:r w:rsidRPr="00092592">
        <w:rPr>
          <w:rFonts w:ascii="Times New Roman" w:eastAsia="宋体" w:hAnsi="Times New Roman"/>
          <w:position w:val="-10"/>
          <w:sz w:val="24"/>
        </w:rPr>
        <w:t>SSM</w:t>
      </w:r>
      <w:r w:rsidRPr="00092592">
        <w:rPr>
          <w:rFonts w:ascii="Times New Roman" w:eastAsia="宋体" w:hAnsi="Times New Roman"/>
          <w:position w:val="-10"/>
          <w:sz w:val="24"/>
        </w:rPr>
        <w:t>的模型的能力。我们使用</w:t>
      </w:r>
      <w:r w:rsidRPr="00092592">
        <w:rPr>
          <w:rFonts w:ascii="Times New Roman" w:eastAsia="宋体" w:hAnsi="Times New Roman"/>
          <w:position w:val="-10"/>
          <w:sz w:val="24"/>
        </w:rPr>
        <w:t>VSS</w:t>
      </w:r>
      <w:r w:rsidRPr="00092592">
        <w:rPr>
          <w:rFonts w:ascii="Times New Roman" w:eastAsia="宋体" w:hAnsi="Times New Roman"/>
          <w:position w:val="-10"/>
          <w:sz w:val="24"/>
        </w:rPr>
        <w:t>块和</w:t>
      </w:r>
      <w:r w:rsidR="00B428F6">
        <w:rPr>
          <w:rFonts w:ascii="Times New Roman" w:eastAsia="宋体" w:hAnsi="Times New Roman" w:hint="eastAsia"/>
          <w:position w:val="-10"/>
          <w:sz w:val="24"/>
        </w:rPr>
        <w:t>DCA</w:t>
      </w:r>
      <w:r>
        <w:rPr>
          <w:rFonts w:ascii="Times New Roman" w:eastAsia="宋体" w:hAnsi="Times New Roman" w:hint="eastAsia"/>
          <w:position w:val="-10"/>
          <w:sz w:val="24"/>
        </w:rPr>
        <w:t>模块分别</w:t>
      </w:r>
      <w:r w:rsidRPr="00092592">
        <w:rPr>
          <w:rFonts w:ascii="Times New Roman" w:eastAsia="宋体" w:hAnsi="Times New Roman"/>
          <w:position w:val="-10"/>
          <w:sz w:val="24"/>
        </w:rPr>
        <w:t>处理编码器和</w:t>
      </w:r>
      <w:r>
        <w:rPr>
          <w:rFonts w:ascii="Times New Roman" w:eastAsia="宋体" w:hAnsi="Times New Roman" w:hint="eastAsia"/>
          <w:position w:val="-10"/>
          <w:sz w:val="24"/>
        </w:rPr>
        <w:t>跳跃</w:t>
      </w:r>
      <w:r w:rsidRPr="00092592">
        <w:rPr>
          <w:rFonts w:ascii="Times New Roman" w:eastAsia="宋体" w:hAnsi="Times New Roman" w:hint="eastAsia"/>
          <w:position w:val="-10"/>
          <w:sz w:val="24"/>
        </w:rPr>
        <w:t>连</w:t>
      </w:r>
      <w:r w:rsidRPr="00092592">
        <w:rPr>
          <w:rFonts w:ascii="Times New Roman" w:eastAsia="宋体" w:hAnsi="Times New Roman"/>
          <w:position w:val="-10"/>
          <w:sz w:val="24"/>
        </w:rPr>
        <w:t>接。</w:t>
      </w:r>
      <w:r w:rsidRPr="00092592">
        <w:rPr>
          <w:rFonts w:ascii="Times New Roman" w:eastAsia="宋体" w:hAnsi="Times New Roman"/>
          <w:position w:val="-10"/>
          <w:sz w:val="24"/>
        </w:rPr>
        <w:t>VMamba</w:t>
      </w:r>
      <w:r w:rsidRPr="00092592">
        <w:rPr>
          <w:rFonts w:ascii="Times New Roman" w:eastAsia="宋体" w:hAnsi="Times New Roman"/>
          <w:position w:val="-10"/>
          <w:sz w:val="24"/>
        </w:rPr>
        <w:t>的预训练权重用于初始化</w:t>
      </w:r>
      <w:r w:rsidR="00C60FF8">
        <w:rPr>
          <w:rFonts w:ascii="Times New Roman" w:eastAsia="宋体" w:hAnsi="Times New Roman" w:hint="eastAsia"/>
          <w:position w:val="-10"/>
          <w:sz w:val="24"/>
        </w:rPr>
        <w:t>VMD</w:t>
      </w:r>
      <w:r w:rsidR="00F972E1">
        <w:rPr>
          <w:rFonts w:ascii="Times New Roman" w:eastAsia="宋体" w:hAnsi="Times New Roman" w:hint="eastAsia"/>
          <w:position w:val="-10"/>
          <w:sz w:val="24"/>
        </w:rPr>
        <w:t>Un</w:t>
      </w:r>
      <w:r w:rsidR="00F972E1" w:rsidRPr="00C67B38">
        <w:rPr>
          <w:rFonts w:ascii="Times New Roman" w:eastAsia="宋体" w:hAnsi="Times New Roman"/>
          <w:position w:val="-10"/>
          <w:sz w:val="24"/>
        </w:rPr>
        <w:t>et</w:t>
      </w:r>
      <w:r w:rsidRPr="00092592">
        <w:rPr>
          <w:rFonts w:ascii="Times New Roman" w:eastAsia="宋体" w:hAnsi="Times New Roman"/>
          <w:position w:val="-10"/>
          <w:sz w:val="24"/>
        </w:rPr>
        <w:t>的编码器部分。我们的模型已经在</w:t>
      </w:r>
      <w:r>
        <w:rPr>
          <w:rFonts w:ascii="Times New Roman" w:eastAsia="宋体" w:hAnsi="Times New Roman" w:hint="eastAsia"/>
          <w:position w:val="-10"/>
          <w:sz w:val="24"/>
        </w:rPr>
        <w:t>脑胶质瘤</w:t>
      </w:r>
      <w:r w:rsidRPr="00092592">
        <w:rPr>
          <w:rFonts w:ascii="Times New Roman" w:eastAsia="宋体" w:hAnsi="Times New Roman"/>
          <w:position w:val="-10"/>
          <w:sz w:val="24"/>
        </w:rPr>
        <w:t>数据集上进行了测试。结果表明，我们的模型在分割任务中具有很强的竞争力。</w:t>
      </w:r>
    </w:p>
    <w:p w14:paraId="5962822D" w14:textId="1A7CA054" w:rsidR="00EE1654" w:rsidRDefault="00383FDD" w:rsidP="00FC67CF">
      <w:pPr>
        <w:spacing w:line="360" w:lineRule="auto"/>
        <w:ind w:firstLineChars="200" w:firstLine="480"/>
        <w:rPr>
          <w:rFonts w:ascii="Times New Roman" w:eastAsia="宋体" w:hAnsi="Times New Roman"/>
          <w:position w:val="-10"/>
          <w:sz w:val="24"/>
        </w:rPr>
      </w:pPr>
      <w:r w:rsidRPr="00383FDD">
        <w:rPr>
          <w:rFonts w:ascii="Times New Roman" w:eastAsia="宋体" w:hAnsi="Times New Roman" w:hint="eastAsia"/>
          <w:position w:val="-10"/>
          <w:sz w:val="24"/>
        </w:rPr>
        <w:t>尽管</w:t>
      </w:r>
      <w:r w:rsidR="00592D4F">
        <w:rPr>
          <w:rFonts w:ascii="Times New Roman" w:eastAsia="宋体" w:hAnsi="Times New Roman" w:hint="eastAsia"/>
          <w:position w:val="-10"/>
          <w:sz w:val="24"/>
        </w:rPr>
        <w:t>该</w:t>
      </w:r>
      <w:r w:rsidRPr="00383FDD">
        <w:rPr>
          <w:rFonts w:ascii="Times New Roman" w:eastAsia="宋体" w:hAnsi="Times New Roman" w:hint="eastAsia"/>
          <w:position w:val="-10"/>
          <w:sz w:val="24"/>
        </w:rPr>
        <w:t>方法能够有效地分割脑肿瘤区域，但其局限性在于</w:t>
      </w:r>
      <w:r w:rsidR="00592D4F" w:rsidRPr="00592D4F">
        <w:rPr>
          <w:rFonts w:ascii="Times New Roman" w:eastAsia="宋体" w:hAnsi="Times New Roman" w:hint="eastAsia"/>
          <w:position w:val="-10"/>
          <w:sz w:val="24"/>
        </w:rPr>
        <w:t>无法进行进一步的分析，例如对肿瘤的分级、分类或预后预测等关键临床任务。这些操作对肿瘤治疗方案的制定至关重要。未来的改进方向可以包括：引入多模态影像数据、结合病理数据或基因组数据，进一步构建多任务学习框架，使模型不仅能分割肿瘤区域，还能自动进行肿瘤分级、识别亚型、评估患者预后等</w:t>
      </w:r>
    </w:p>
    <w:p w14:paraId="1483E35D" w14:textId="3E4D4E1C" w:rsidR="00F972E1" w:rsidRDefault="00F972E1" w:rsidP="003B575B">
      <w:pPr>
        <w:pStyle w:val="1"/>
        <w:numPr>
          <w:ilvl w:val="0"/>
          <w:numId w:val="6"/>
        </w:numPr>
        <w:rPr>
          <w:rFonts w:ascii="黑体" w:eastAsia="黑体" w:hAnsi="黑体" w:hint="eastAsia"/>
          <w:color w:val="auto"/>
          <w:sz w:val="30"/>
          <w:szCs w:val="30"/>
        </w:rPr>
      </w:pPr>
      <w:r>
        <w:rPr>
          <w:rFonts w:ascii="黑体" w:eastAsia="黑体" w:hAnsi="黑体" w:hint="eastAsia"/>
          <w:color w:val="auto"/>
          <w:sz w:val="30"/>
          <w:szCs w:val="30"/>
        </w:rPr>
        <w:t>参考文献</w:t>
      </w:r>
    </w:p>
    <w:p w14:paraId="0789CACE"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w:t>
      </w:r>
      <w:r w:rsidRPr="00924999">
        <w:rPr>
          <w:rFonts w:ascii="Times New Roman" w:eastAsia="宋体" w:hAnsi="Times New Roman"/>
          <w:position w:val="-10"/>
          <w:sz w:val="22"/>
          <w:szCs w:val="21"/>
        </w:rPr>
        <w:tab/>
        <w:t>FORST D A, NAHED B V, LOEFFLER J S, et al. Low-grade gliomas [J]. The oncologist, 2014, 19(4): 403-13.</w:t>
      </w:r>
    </w:p>
    <w:p w14:paraId="4C35F73C"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[2]</w:t>
      </w:r>
      <w:r w:rsidRPr="00924999">
        <w:rPr>
          <w:rFonts w:ascii="Times New Roman" w:eastAsia="宋体" w:hAnsi="Times New Roman"/>
          <w:position w:val="-10"/>
          <w:sz w:val="22"/>
          <w:szCs w:val="21"/>
        </w:rPr>
        <w:tab/>
        <w:t>OMURO A, DEANGELIS L M. Glioblastoma and other malignant gliomas: a clinical review [J]. Jama, 2013, 310(17): 1842-50.</w:t>
      </w:r>
    </w:p>
    <w:p w14:paraId="4D5A8DB1"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[3]</w:t>
      </w:r>
      <w:r w:rsidRPr="00924999">
        <w:rPr>
          <w:rFonts w:ascii="Times New Roman" w:eastAsia="宋体" w:hAnsi="Times New Roman"/>
          <w:position w:val="-10"/>
          <w:sz w:val="22"/>
          <w:szCs w:val="21"/>
        </w:rPr>
        <w:tab/>
        <w:t>YANG P, WANG Y, PENG X, et al. Management and survival rates in patients with glioma in China (2004-2010): a retrospective study from a single-institution [J]. Journal of neuro-oncology, 2013, 113(2): 259-66.</w:t>
      </w:r>
    </w:p>
    <w:p w14:paraId="25FA916D"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[4]</w:t>
      </w:r>
      <w:r w:rsidRPr="00924999">
        <w:rPr>
          <w:rFonts w:ascii="Times New Roman" w:eastAsia="宋体" w:hAnsi="Times New Roman"/>
          <w:position w:val="-10"/>
          <w:sz w:val="22"/>
          <w:szCs w:val="21"/>
        </w:rPr>
        <w:tab/>
        <w:t>BARAMI K. Oncomodulatory mechanisms of human cytomegalovirus in gliomas [J]. Journal of clinical neuroscience : official journal of the Neurosurgical Society of Australasia, 2010, 17(7): 819-23.</w:t>
      </w:r>
    </w:p>
    <w:p w14:paraId="18A9B913"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[5]</w:t>
      </w:r>
      <w:r w:rsidRPr="00924999">
        <w:rPr>
          <w:rFonts w:ascii="Times New Roman" w:eastAsia="宋体" w:hAnsi="Times New Roman"/>
          <w:position w:val="-10"/>
          <w:sz w:val="22"/>
          <w:szCs w:val="21"/>
        </w:rPr>
        <w:tab/>
        <w:t>Ostrom Q T, Price M, Neff C, et al. CBTRUS statistical report: primary brain and other central nervous system tumors diagnosed in the United States in 2015–2019[J]. Neuro-oncology, 2022, 24(Supplement_5): v1-v95.</w:t>
      </w:r>
    </w:p>
    <w:p w14:paraId="422DC367"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[6]</w:t>
      </w:r>
      <w:r w:rsidRPr="00924999">
        <w:rPr>
          <w:rFonts w:ascii="Times New Roman" w:eastAsia="宋体" w:hAnsi="Times New Roman"/>
          <w:position w:val="-10"/>
          <w:sz w:val="22"/>
          <w:szCs w:val="21"/>
        </w:rPr>
        <w:tab/>
        <w:t>LOUIS D N, OHGAKI H, WIESTLER O D, et al. The 2007 WHO classification of tumours of the central nervous system [J]. Acta neuropathologica, 2007, 114(2): 97-109.</w:t>
      </w:r>
    </w:p>
    <w:p w14:paraId="70AE146A"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[7]</w:t>
      </w:r>
      <w:r w:rsidRPr="00924999">
        <w:rPr>
          <w:rFonts w:ascii="Times New Roman" w:eastAsia="宋体" w:hAnsi="Times New Roman"/>
          <w:position w:val="-10"/>
          <w:sz w:val="22"/>
          <w:szCs w:val="21"/>
        </w:rPr>
        <w:tab/>
        <w:t>MILLER K D, OSTROM Q T, KRUCHKO C, et al. Brain and other central nervous system tumor statistics, 2021 [J]. CA: a cancer journal for clinicians, 2021, 71(5): 381-406.</w:t>
      </w:r>
    </w:p>
    <w:p w14:paraId="61522A15" w14:textId="77777777" w:rsidR="00F972E1" w:rsidRPr="00924999" w:rsidRDefault="00F972E1" w:rsidP="00F972E1">
      <w:pPr>
        <w:rPr>
          <w:rFonts w:ascii="Times New Roman" w:eastAsia="宋体" w:hAnsi="Times New Roman"/>
          <w:position w:val="-10"/>
          <w:sz w:val="22"/>
          <w:szCs w:val="21"/>
        </w:rPr>
      </w:pPr>
      <w:r w:rsidRPr="004D43B4">
        <w:rPr>
          <w:rFonts w:ascii="Times New Roman" w:eastAsia="宋体" w:hAnsi="Times New Roman"/>
          <w:position w:val="-10"/>
          <w:sz w:val="22"/>
          <w:szCs w:val="21"/>
        </w:rPr>
        <w:t>[8]</w:t>
      </w:r>
      <w:r w:rsidRPr="004D43B4">
        <w:rPr>
          <w:rFonts w:ascii="Times New Roman" w:eastAsia="宋体" w:hAnsi="Times New Roman"/>
          <w:position w:val="-10"/>
          <w:sz w:val="22"/>
          <w:szCs w:val="21"/>
        </w:rPr>
        <w:tab/>
        <w:t>JIANG T, MAO Y, MA W, et al. CGCG clinical practice guidelines for the management of adult diffuse gliomas [J]. Cancer letters, 2016, 375(2): 263-73.</w:t>
      </w:r>
    </w:p>
    <w:p w14:paraId="28253FF9"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[9]</w:t>
      </w:r>
      <w:r w:rsidRPr="00924999">
        <w:rPr>
          <w:rFonts w:ascii="Times New Roman" w:eastAsia="宋体" w:hAnsi="Times New Roman"/>
          <w:position w:val="-10"/>
          <w:sz w:val="22"/>
          <w:szCs w:val="21"/>
        </w:rPr>
        <w:tab/>
        <w:t>CHEN F, WENDL M C, WYCZALKOWSKI M A, et al. Moving pan-cancer studies from basic research toward the clinic [J]. Nature cancer, 2021, 2(9): 879-90.</w:t>
      </w:r>
    </w:p>
    <w:p w14:paraId="3813ECDA"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[10]</w:t>
      </w:r>
      <w:r w:rsidRPr="00924999">
        <w:rPr>
          <w:rFonts w:ascii="Times New Roman" w:eastAsia="宋体" w:hAnsi="Times New Roman"/>
          <w:position w:val="-10"/>
          <w:sz w:val="22"/>
          <w:szCs w:val="21"/>
        </w:rPr>
        <w:tab/>
        <w:t>Ronneberger O, Fischer P, Brox T. U-net: Convolutional networks for biomedical image segmentation[C]//Medical image computing and computer-assisted intervention–MICCAI 2015: 18th international conference, Munich, Germany, October 5-9, 2015, proceedings, part III 18. Springer International Publishing, 2015: 234-241.</w:t>
      </w:r>
    </w:p>
    <w:p w14:paraId="6F724647"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[11]</w:t>
      </w:r>
      <w:r w:rsidRPr="00924999">
        <w:rPr>
          <w:rFonts w:ascii="Times New Roman" w:eastAsia="宋体" w:hAnsi="Times New Roman"/>
          <w:position w:val="-10"/>
          <w:sz w:val="22"/>
          <w:szCs w:val="21"/>
        </w:rPr>
        <w:tab/>
        <w:t xml:space="preserve">Zhou Z, Rahman Siddiquee M M, Tajbakhsh N, et al. Unet++: A nested u-net architecture for medical image segmentation[C]//Deep Learning in Medical Image Analysis and </w:t>
      </w:r>
      <w:r w:rsidRPr="00924999">
        <w:rPr>
          <w:rFonts w:ascii="Times New Roman" w:eastAsia="宋体" w:hAnsi="Times New Roman"/>
          <w:position w:val="-10"/>
          <w:sz w:val="22"/>
          <w:szCs w:val="21"/>
        </w:rPr>
        <w:lastRenderedPageBreak/>
        <w:t>Multimodal Learning for Clinical Decision Support: 4th International Workshop, DLMIA 2018, and 8th International Workshop, ML-CDS 2018, Held in Conjunction with MICCAI 2018, Granada, Spain, September 20, 2018, Proceedings 4. Springer International Publishing, 2018: 3-11.</w:t>
      </w:r>
    </w:p>
    <w:p w14:paraId="0DFEFEE4"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[12]</w:t>
      </w:r>
      <w:r w:rsidRPr="00924999">
        <w:rPr>
          <w:rFonts w:ascii="Times New Roman" w:eastAsia="宋体" w:hAnsi="Times New Roman"/>
          <w:position w:val="-10"/>
          <w:sz w:val="22"/>
          <w:szCs w:val="21"/>
        </w:rPr>
        <w:tab/>
        <w:t>Huang H, Lin L, Tong R, et al. Unet 3+: A full-scale connected unet for medical image segmentation[C]//ICASSP 2020-2020 IEEE international conference on acoustics, speech and signal processing (ICASSP). IEEE, 2020: 1055-1059.</w:t>
      </w:r>
    </w:p>
    <w:p w14:paraId="0A85364A"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[13]</w:t>
      </w:r>
      <w:r w:rsidRPr="00924999">
        <w:rPr>
          <w:rFonts w:ascii="Times New Roman" w:eastAsia="宋体" w:hAnsi="Times New Roman"/>
          <w:position w:val="-10"/>
          <w:sz w:val="22"/>
          <w:szCs w:val="21"/>
        </w:rPr>
        <w:tab/>
        <w:t>Vaswani A, Shazeer N, Parmar N, et al. Attention is all you need[J]. Advances in neural information processing systems, 2017, 30.</w:t>
      </w:r>
    </w:p>
    <w:p w14:paraId="338076F8"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[14]</w:t>
      </w:r>
      <w:r w:rsidRPr="00924999">
        <w:rPr>
          <w:rFonts w:ascii="Times New Roman" w:eastAsia="宋体" w:hAnsi="Times New Roman"/>
          <w:position w:val="-10"/>
          <w:sz w:val="22"/>
          <w:szCs w:val="21"/>
        </w:rPr>
        <w:tab/>
        <w:t>Chen J, Lu Y, Yu Q, et al. Transunet: Transformers make strong encoders for medical image segmentation[J]. arXiv preprint arXiv:2102.04306, 2021.</w:t>
      </w:r>
    </w:p>
    <w:p w14:paraId="6260E9E0"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[15]</w:t>
      </w:r>
      <w:r w:rsidRPr="00924999">
        <w:rPr>
          <w:rFonts w:ascii="Times New Roman" w:eastAsia="宋体" w:hAnsi="Times New Roman"/>
          <w:position w:val="-10"/>
          <w:sz w:val="22"/>
          <w:szCs w:val="21"/>
        </w:rPr>
        <w:tab/>
        <w:t>Cao H, Wang Y, Chen J, et al. Swin-unet: Unet-like pure transformer for medical image segmentation[C]//European conference on computer vision. Cham: Springer Nature Switzerland, 2022: 205-218.</w:t>
      </w:r>
    </w:p>
    <w:p w14:paraId="3AF911CA"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[16]</w:t>
      </w:r>
      <w:r w:rsidRPr="00924999">
        <w:rPr>
          <w:rFonts w:ascii="Times New Roman" w:eastAsia="宋体" w:hAnsi="Times New Roman"/>
          <w:position w:val="-10"/>
          <w:sz w:val="22"/>
          <w:szCs w:val="21"/>
        </w:rPr>
        <w:tab/>
        <w:t>Gu A, Goel K, Ré C. Efficiently modeling long sequences with structured state spaces[J]. arXiv preprint arXiv:2111.00396, 2021.</w:t>
      </w:r>
    </w:p>
    <w:p w14:paraId="002C3CF1"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[17]</w:t>
      </w:r>
      <w:r w:rsidRPr="00924999">
        <w:rPr>
          <w:rFonts w:ascii="Times New Roman" w:eastAsia="宋体" w:hAnsi="Times New Roman"/>
          <w:position w:val="-10"/>
          <w:sz w:val="22"/>
          <w:szCs w:val="21"/>
        </w:rPr>
        <w:tab/>
        <w:t>Liu Y, Tian Y, Zhao Y, Yu H, Xie L, Wang Y, Ye Q, Liu Y. Vmamba: Visual state space model. arXiv preprint arXiv:2401.10166 (2024)</w:t>
      </w:r>
    </w:p>
    <w:p w14:paraId="3C2A92C3"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[18]</w:t>
      </w:r>
      <w:r w:rsidRPr="00924999">
        <w:rPr>
          <w:rFonts w:ascii="Times New Roman" w:eastAsia="宋体" w:hAnsi="Times New Roman"/>
          <w:position w:val="-10"/>
          <w:sz w:val="22"/>
          <w:szCs w:val="21"/>
        </w:rPr>
        <w:tab/>
        <w:t>Ma J, Li F, Wang B. U-mamba: Enhancing long-range dependency for biomedical image segmentation[J]. arXiv preprint arXiv:2401.04722, 2024.</w:t>
      </w:r>
    </w:p>
    <w:p w14:paraId="146EB013" w14:textId="484D18EF" w:rsidR="00F972E1"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[19]</w:t>
      </w:r>
      <w:r w:rsidRPr="00924999">
        <w:rPr>
          <w:rFonts w:ascii="Times New Roman" w:eastAsia="宋体" w:hAnsi="Times New Roman"/>
          <w:position w:val="-10"/>
          <w:sz w:val="22"/>
          <w:szCs w:val="21"/>
        </w:rPr>
        <w:tab/>
        <w:t>Ruan J, Xiang S. Vm-unet: Vision mamba unet for medical image segmentation[J]. arXiv preprint arXiv:2402.02491, 2024.</w:t>
      </w:r>
    </w:p>
    <w:p w14:paraId="06B0D762" w14:textId="5FB0C301" w:rsidR="006079F3" w:rsidRPr="00924999" w:rsidRDefault="006079F3" w:rsidP="006079F3">
      <w:pPr>
        <w:rPr>
          <w:rFonts w:ascii="Times New Roman" w:eastAsia="宋体" w:hAnsi="Times New Roman"/>
          <w:position w:val="-10"/>
          <w:sz w:val="22"/>
          <w:szCs w:val="21"/>
        </w:rPr>
      </w:pPr>
      <w:r w:rsidRPr="00924999">
        <w:rPr>
          <w:rFonts w:ascii="Times New Roman" w:eastAsia="宋体" w:hAnsi="Times New Roman"/>
          <w:position w:val="-10"/>
          <w:sz w:val="22"/>
          <w:szCs w:val="21"/>
        </w:rPr>
        <w:t>[</w:t>
      </w:r>
      <w:r>
        <w:rPr>
          <w:rFonts w:ascii="Times New Roman" w:eastAsia="宋体" w:hAnsi="Times New Roman" w:hint="eastAsia"/>
          <w:position w:val="-10"/>
          <w:sz w:val="22"/>
          <w:szCs w:val="21"/>
        </w:rPr>
        <w:t>20</w:t>
      </w:r>
      <w:r w:rsidRPr="00924999">
        <w:rPr>
          <w:rFonts w:ascii="Times New Roman" w:eastAsia="宋体" w:hAnsi="Times New Roman"/>
          <w:position w:val="-10"/>
          <w:sz w:val="22"/>
          <w:szCs w:val="21"/>
        </w:rPr>
        <w:t>]</w:t>
      </w:r>
      <w:r w:rsidRPr="00924999">
        <w:rPr>
          <w:rFonts w:ascii="Times New Roman" w:eastAsia="宋体" w:hAnsi="Times New Roman"/>
          <w:position w:val="-10"/>
          <w:sz w:val="22"/>
          <w:szCs w:val="21"/>
        </w:rPr>
        <w:tab/>
      </w:r>
      <w:r w:rsidR="00415CED" w:rsidRPr="00415CED">
        <w:rPr>
          <w:rFonts w:ascii="Times New Roman" w:eastAsia="宋体" w:hAnsi="Times New Roman" w:hint="eastAsia"/>
          <w:position w:val="-10"/>
          <w:sz w:val="22"/>
          <w:szCs w:val="21"/>
        </w:rPr>
        <w:t>Gu A, Dao T. Mamba: Linear-time sequence modeling with selective state spaces[J]. arXiv preprint arXiv:2312.00752, 2023.</w:t>
      </w:r>
    </w:p>
    <w:p w14:paraId="0060860F" w14:textId="5F68A1A9" w:rsidR="006079F3" w:rsidRPr="00924999" w:rsidRDefault="006079F3" w:rsidP="006079F3">
      <w:pPr>
        <w:rPr>
          <w:rFonts w:ascii="Times New Roman" w:eastAsia="宋体" w:hAnsi="Times New Roman"/>
          <w:position w:val="-10"/>
          <w:sz w:val="22"/>
          <w:szCs w:val="21"/>
        </w:rPr>
      </w:pPr>
      <w:r w:rsidRPr="00924999">
        <w:rPr>
          <w:rFonts w:ascii="Times New Roman" w:eastAsia="宋体" w:hAnsi="Times New Roman"/>
          <w:position w:val="-10"/>
          <w:sz w:val="22"/>
          <w:szCs w:val="21"/>
        </w:rPr>
        <w:t>[</w:t>
      </w:r>
      <w:r>
        <w:rPr>
          <w:rFonts w:ascii="Times New Roman" w:eastAsia="宋体" w:hAnsi="Times New Roman" w:hint="eastAsia"/>
          <w:position w:val="-10"/>
          <w:sz w:val="22"/>
          <w:szCs w:val="21"/>
        </w:rPr>
        <w:t>21</w:t>
      </w:r>
      <w:r w:rsidRPr="00924999">
        <w:rPr>
          <w:rFonts w:ascii="Times New Roman" w:eastAsia="宋体" w:hAnsi="Times New Roman"/>
          <w:position w:val="-10"/>
          <w:sz w:val="22"/>
          <w:szCs w:val="21"/>
        </w:rPr>
        <w:t>]</w:t>
      </w:r>
      <w:r w:rsidRPr="00924999">
        <w:rPr>
          <w:rFonts w:ascii="Times New Roman" w:eastAsia="宋体" w:hAnsi="Times New Roman"/>
          <w:position w:val="-10"/>
          <w:sz w:val="22"/>
          <w:szCs w:val="21"/>
        </w:rPr>
        <w:tab/>
      </w:r>
      <w:r w:rsidRPr="006079F3">
        <w:rPr>
          <w:rFonts w:ascii="Times New Roman" w:eastAsia="宋体" w:hAnsi="Times New Roman" w:hint="eastAsia"/>
          <w:position w:val="-10"/>
          <w:sz w:val="22"/>
          <w:szCs w:val="21"/>
        </w:rPr>
        <w:t>Wang Z, Zheng J Q, Zhang Y, et al. Mamba-unet: Unet-like pure visual mamba for medical image segmentation[J]. arXiv preprint arXiv:2402.05079, 2024.</w:t>
      </w:r>
    </w:p>
    <w:p w14:paraId="40965E05" w14:textId="23E45DD0" w:rsidR="00F9311C" w:rsidRPr="00924999" w:rsidRDefault="00F9311C" w:rsidP="00F9311C">
      <w:pPr>
        <w:rPr>
          <w:rFonts w:ascii="Times New Roman" w:eastAsia="宋体" w:hAnsi="Times New Roman"/>
          <w:position w:val="-10"/>
          <w:sz w:val="22"/>
          <w:szCs w:val="21"/>
        </w:rPr>
      </w:pPr>
      <w:r w:rsidRPr="00924999">
        <w:rPr>
          <w:rFonts w:ascii="Times New Roman" w:eastAsia="宋体" w:hAnsi="Times New Roman"/>
          <w:position w:val="-10"/>
          <w:sz w:val="22"/>
          <w:szCs w:val="21"/>
        </w:rPr>
        <w:t>[</w:t>
      </w:r>
      <w:r>
        <w:rPr>
          <w:rFonts w:ascii="Times New Roman" w:eastAsia="宋体" w:hAnsi="Times New Roman" w:hint="eastAsia"/>
          <w:position w:val="-10"/>
          <w:sz w:val="22"/>
          <w:szCs w:val="21"/>
        </w:rPr>
        <w:t>22</w:t>
      </w:r>
      <w:r w:rsidRPr="00924999">
        <w:rPr>
          <w:rFonts w:ascii="Times New Roman" w:eastAsia="宋体" w:hAnsi="Times New Roman"/>
          <w:position w:val="-10"/>
          <w:sz w:val="22"/>
          <w:szCs w:val="21"/>
        </w:rPr>
        <w:t>]</w:t>
      </w:r>
      <w:r w:rsidRPr="00924999">
        <w:rPr>
          <w:rFonts w:ascii="Times New Roman" w:eastAsia="宋体" w:hAnsi="Times New Roman"/>
          <w:position w:val="-10"/>
          <w:sz w:val="22"/>
          <w:szCs w:val="21"/>
        </w:rPr>
        <w:tab/>
      </w:r>
      <w:r w:rsidRPr="00F9311C">
        <w:rPr>
          <w:rFonts w:ascii="Times New Roman" w:eastAsia="宋体" w:hAnsi="Times New Roman" w:hint="eastAsia"/>
          <w:position w:val="-10"/>
          <w:sz w:val="22"/>
          <w:szCs w:val="21"/>
        </w:rPr>
        <w:t>Ates G C, Mohan P, Celik E. Dual cross-attention for medical image segmentation[J]. Engineering Applications of Artificial Intelligence, 2023, 126: 107139.</w:t>
      </w:r>
    </w:p>
    <w:p w14:paraId="404ECAE5" w14:textId="7979CCB7" w:rsidR="00384191" w:rsidRPr="00924999" w:rsidRDefault="00384191" w:rsidP="00384191">
      <w:pPr>
        <w:rPr>
          <w:rFonts w:ascii="Times New Roman" w:eastAsia="宋体" w:hAnsi="Times New Roman"/>
          <w:position w:val="-10"/>
          <w:sz w:val="22"/>
          <w:szCs w:val="21"/>
        </w:rPr>
      </w:pPr>
      <w:r w:rsidRPr="00924999">
        <w:rPr>
          <w:rFonts w:ascii="Times New Roman" w:eastAsia="宋体" w:hAnsi="Times New Roman"/>
          <w:position w:val="-10"/>
          <w:sz w:val="22"/>
          <w:szCs w:val="21"/>
        </w:rPr>
        <w:t>[</w:t>
      </w:r>
      <w:r>
        <w:rPr>
          <w:rFonts w:ascii="Times New Roman" w:eastAsia="宋体" w:hAnsi="Times New Roman" w:hint="eastAsia"/>
          <w:position w:val="-10"/>
          <w:sz w:val="22"/>
          <w:szCs w:val="21"/>
        </w:rPr>
        <w:t>23</w:t>
      </w:r>
      <w:r w:rsidRPr="00924999">
        <w:rPr>
          <w:rFonts w:ascii="Times New Roman" w:eastAsia="宋体" w:hAnsi="Times New Roman"/>
          <w:position w:val="-10"/>
          <w:sz w:val="22"/>
          <w:szCs w:val="21"/>
        </w:rPr>
        <w:t>]</w:t>
      </w:r>
      <w:r>
        <w:rPr>
          <w:rFonts w:ascii="Times New Roman" w:eastAsia="宋体" w:hAnsi="Times New Roman" w:hint="eastAsia"/>
          <w:position w:val="-10"/>
          <w:sz w:val="22"/>
          <w:szCs w:val="21"/>
        </w:rPr>
        <w:t xml:space="preserve"> </w:t>
      </w:r>
      <w:r w:rsidRPr="00384191">
        <w:rPr>
          <w:rFonts w:ascii="Times New Roman" w:eastAsia="宋体" w:hAnsi="Times New Roman" w:hint="eastAsia"/>
          <w:position w:val="-10"/>
          <w:sz w:val="22"/>
          <w:szCs w:val="21"/>
        </w:rPr>
        <w:t>Katti G, Ara S A, Shireen A. Magnetic resonance imaging (MRI)</w:t>
      </w:r>
      <w:r w:rsidRPr="00384191">
        <w:rPr>
          <w:rFonts w:ascii="Times New Roman" w:eastAsia="宋体" w:hAnsi="Times New Roman" w:hint="eastAsia"/>
          <w:position w:val="-10"/>
          <w:sz w:val="22"/>
          <w:szCs w:val="21"/>
        </w:rPr>
        <w:t>–</w:t>
      </w:r>
      <w:r w:rsidRPr="00384191">
        <w:rPr>
          <w:rFonts w:ascii="Times New Roman" w:eastAsia="宋体" w:hAnsi="Times New Roman" w:hint="eastAsia"/>
          <w:position w:val="-10"/>
          <w:sz w:val="22"/>
          <w:szCs w:val="21"/>
        </w:rPr>
        <w:t>A review[J]. International journal of dental clinics, 2011, 3(1): 65-70.</w:t>
      </w:r>
    </w:p>
    <w:p w14:paraId="1BBB9787" w14:textId="6B88A12F" w:rsidR="006079F3" w:rsidRDefault="00800F0F"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w:t>
      </w:r>
      <w:r>
        <w:rPr>
          <w:rFonts w:ascii="Times New Roman" w:eastAsia="宋体" w:hAnsi="Times New Roman" w:hint="eastAsia"/>
          <w:position w:val="-10"/>
          <w:sz w:val="22"/>
          <w:szCs w:val="21"/>
        </w:rPr>
        <w:t>24</w:t>
      </w:r>
      <w:r w:rsidRPr="00924999">
        <w:rPr>
          <w:rFonts w:ascii="Times New Roman" w:eastAsia="宋体" w:hAnsi="Times New Roman"/>
          <w:position w:val="-10"/>
          <w:sz w:val="22"/>
          <w:szCs w:val="21"/>
        </w:rPr>
        <w:t>]</w:t>
      </w:r>
      <w:r>
        <w:rPr>
          <w:rFonts w:ascii="Times New Roman" w:eastAsia="宋体" w:hAnsi="Times New Roman" w:hint="eastAsia"/>
          <w:position w:val="-10"/>
          <w:sz w:val="22"/>
          <w:szCs w:val="21"/>
        </w:rPr>
        <w:t xml:space="preserve"> </w:t>
      </w:r>
      <w:r w:rsidRPr="00800F0F">
        <w:rPr>
          <w:rFonts w:ascii="Times New Roman" w:eastAsia="宋体" w:hAnsi="Times New Roman"/>
          <w:position w:val="-10"/>
          <w:sz w:val="22"/>
          <w:szCs w:val="21"/>
        </w:rPr>
        <w:t>Khalighi S, Reddy K, Midya A, et al. Artificial intelligence in neuro-oncology: advances and challenges in brain tumor diagnosis, prognosis, and precision treatment[J]. NPJ Precision Oncology, 2024, 8(1): 80.</w:t>
      </w:r>
    </w:p>
    <w:p w14:paraId="3C9A01F4" w14:textId="21B666EC" w:rsidR="006C7189" w:rsidRPr="00F9311C" w:rsidRDefault="006C7189" w:rsidP="006C7189">
      <w:pPr>
        <w:rPr>
          <w:rFonts w:ascii="Times New Roman" w:eastAsia="宋体" w:hAnsi="Times New Roman"/>
          <w:position w:val="-10"/>
          <w:sz w:val="22"/>
          <w:szCs w:val="21"/>
        </w:rPr>
      </w:pPr>
      <w:r w:rsidRPr="00924999">
        <w:rPr>
          <w:rFonts w:ascii="Times New Roman" w:eastAsia="宋体" w:hAnsi="Times New Roman"/>
          <w:position w:val="-10"/>
          <w:sz w:val="22"/>
          <w:szCs w:val="21"/>
        </w:rPr>
        <w:t>[</w:t>
      </w:r>
      <w:r>
        <w:rPr>
          <w:rFonts w:ascii="Times New Roman" w:eastAsia="宋体" w:hAnsi="Times New Roman" w:hint="eastAsia"/>
          <w:position w:val="-10"/>
          <w:sz w:val="22"/>
          <w:szCs w:val="21"/>
        </w:rPr>
        <w:t>25</w:t>
      </w:r>
      <w:r w:rsidRPr="00924999">
        <w:rPr>
          <w:rFonts w:ascii="Times New Roman" w:eastAsia="宋体" w:hAnsi="Times New Roman"/>
          <w:position w:val="-10"/>
          <w:sz w:val="22"/>
          <w:szCs w:val="21"/>
        </w:rPr>
        <w:t>]</w:t>
      </w:r>
      <w:r>
        <w:rPr>
          <w:rFonts w:ascii="Times New Roman" w:eastAsia="宋体" w:hAnsi="Times New Roman" w:hint="eastAsia"/>
          <w:position w:val="-10"/>
          <w:sz w:val="22"/>
          <w:szCs w:val="21"/>
        </w:rPr>
        <w:t xml:space="preserve"> </w:t>
      </w:r>
      <w:r w:rsidR="003070F9" w:rsidRPr="003070F9">
        <w:rPr>
          <w:rFonts w:ascii="Times New Roman" w:eastAsia="宋体" w:hAnsi="Times New Roman"/>
          <w:position w:val="-10"/>
          <w:sz w:val="22"/>
          <w:szCs w:val="21"/>
        </w:rPr>
        <w:t>Thenuwara G, Curtin J, Tian F. Advances in diagnostic tools and therapeutic approaches for gliomas: A comprehensive review[J]. Sensors, 2023, 23(24): 9842.</w:t>
      </w:r>
    </w:p>
    <w:p w14:paraId="3CCC07C9" w14:textId="77777777" w:rsidR="00CD018A" w:rsidRPr="00F9311C" w:rsidRDefault="00CD018A" w:rsidP="00CD018A">
      <w:pPr>
        <w:rPr>
          <w:rFonts w:ascii="Times New Roman" w:eastAsia="宋体" w:hAnsi="Times New Roman"/>
          <w:position w:val="-10"/>
          <w:sz w:val="22"/>
          <w:szCs w:val="21"/>
        </w:rPr>
      </w:pPr>
      <w:r w:rsidRPr="004D43B4">
        <w:rPr>
          <w:rFonts w:ascii="Times New Roman" w:eastAsia="宋体" w:hAnsi="Times New Roman"/>
          <w:position w:val="-10"/>
          <w:sz w:val="22"/>
          <w:szCs w:val="21"/>
        </w:rPr>
        <w:t>[</w:t>
      </w:r>
      <w:r w:rsidRPr="004D43B4">
        <w:rPr>
          <w:rFonts w:ascii="Times New Roman" w:eastAsia="宋体" w:hAnsi="Times New Roman" w:hint="eastAsia"/>
          <w:position w:val="-10"/>
          <w:sz w:val="22"/>
          <w:szCs w:val="21"/>
        </w:rPr>
        <w:t>26</w:t>
      </w:r>
      <w:r w:rsidRPr="004D43B4">
        <w:rPr>
          <w:rFonts w:ascii="Times New Roman" w:eastAsia="宋体" w:hAnsi="Times New Roman"/>
          <w:position w:val="-10"/>
          <w:sz w:val="22"/>
          <w:szCs w:val="21"/>
        </w:rPr>
        <w:t>]</w:t>
      </w:r>
      <w:r w:rsidRPr="004D43B4">
        <w:rPr>
          <w:rFonts w:ascii="Times New Roman" w:eastAsia="宋体" w:hAnsi="Times New Roman" w:hint="eastAsia"/>
          <w:position w:val="-10"/>
          <w:sz w:val="22"/>
          <w:szCs w:val="21"/>
        </w:rPr>
        <w:t xml:space="preserve"> </w:t>
      </w:r>
      <w:r w:rsidRPr="004D43B4">
        <w:rPr>
          <w:rFonts w:ascii="Times New Roman" w:eastAsia="宋体" w:hAnsi="Times New Roman"/>
          <w:position w:val="-10"/>
          <w:sz w:val="22"/>
          <w:szCs w:val="21"/>
        </w:rPr>
        <w:t>Martucci M, Russo R, Schimperna F, et al. Magnetic resonance imaging of primary adult brain tumors: state of the art and future perspectives[J]. Biomedicines, 2023, 11(2): 364.</w:t>
      </w:r>
    </w:p>
    <w:p w14:paraId="5AE51FE4" w14:textId="07E72E96" w:rsidR="00CD018A" w:rsidRPr="00F9311C" w:rsidRDefault="00CD018A" w:rsidP="00CD018A">
      <w:pPr>
        <w:rPr>
          <w:rFonts w:ascii="Times New Roman" w:eastAsia="宋体" w:hAnsi="Times New Roman"/>
          <w:position w:val="-10"/>
          <w:sz w:val="22"/>
          <w:szCs w:val="21"/>
        </w:rPr>
      </w:pPr>
      <w:r w:rsidRPr="00CD018A">
        <w:rPr>
          <w:rFonts w:ascii="Times New Roman" w:eastAsia="宋体" w:hAnsi="Times New Roman"/>
          <w:position w:val="-10"/>
          <w:sz w:val="22"/>
          <w:szCs w:val="21"/>
        </w:rPr>
        <w:t>[</w:t>
      </w:r>
      <w:r w:rsidRPr="00CD018A">
        <w:rPr>
          <w:rFonts w:ascii="Times New Roman" w:eastAsia="宋体" w:hAnsi="Times New Roman" w:hint="eastAsia"/>
          <w:position w:val="-10"/>
          <w:sz w:val="22"/>
          <w:szCs w:val="21"/>
        </w:rPr>
        <w:t>2</w:t>
      </w:r>
      <w:r w:rsidR="00A10A65">
        <w:rPr>
          <w:rFonts w:ascii="Times New Roman" w:eastAsia="宋体" w:hAnsi="Times New Roman" w:hint="eastAsia"/>
          <w:position w:val="-10"/>
          <w:sz w:val="22"/>
          <w:szCs w:val="21"/>
        </w:rPr>
        <w:t>7</w:t>
      </w:r>
      <w:r w:rsidRPr="00CD018A">
        <w:rPr>
          <w:rFonts w:ascii="Times New Roman" w:eastAsia="宋体" w:hAnsi="Times New Roman"/>
          <w:position w:val="-10"/>
          <w:sz w:val="22"/>
          <w:szCs w:val="21"/>
        </w:rPr>
        <w:t>]</w:t>
      </w:r>
      <w:r w:rsidRPr="00CD018A">
        <w:rPr>
          <w:rFonts w:ascii="Times New Roman" w:eastAsia="宋体" w:hAnsi="Times New Roman" w:hint="eastAsia"/>
          <w:position w:val="-10"/>
          <w:sz w:val="22"/>
          <w:szCs w:val="21"/>
        </w:rPr>
        <w:t xml:space="preserve"> </w:t>
      </w:r>
      <w:r w:rsidR="00A10A65" w:rsidRPr="00A10A65">
        <w:rPr>
          <w:rFonts w:ascii="Times New Roman" w:eastAsia="宋体" w:hAnsi="Times New Roman"/>
          <w:position w:val="-10"/>
          <w:sz w:val="22"/>
          <w:szCs w:val="21"/>
        </w:rPr>
        <w:t>Maher E A, Furnari F B, Bachoo R M, et al. Malignant glioma: genetics and biology of a grave matter[J]. Genes &amp; development, 2001, 15(11): 1311-1333.</w:t>
      </w:r>
    </w:p>
    <w:p w14:paraId="605BC2B5" w14:textId="21665A4A" w:rsidR="001A59F6" w:rsidRPr="00F9311C" w:rsidRDefault="001A59F6" w:rsidP="001A59F6">
      <w:pPr>
        <w:rPr>
          <w:rFonts w:ascii="Times New Roman" w:eastAsia="宋体" w:hAnsi="Times New Roman"/>
          <w:position w:val="-10"/>
          <w:sz w:val="22"/>
          <w:szCs w:val="21"/>
        </w:rPr>
      </w:pPr>
      <w:r w:rsidRPr="00CD018A">
        <w:rPr>
          <w:rFonts w:ascii="Times New Roman" w:eastAsia="宋体" w:hAnsi="Times New Roman"/>
          <w:position w:val="-10"/>
          <w:sz w:val="22"/>
          <w:szCs w:val="21"/>
        </w:rPr>
        <w:t>[</w:t>
      </w:r>
      <w:r w:rsidRPr="00CD018A">
        <w:rPr>
          <w:rFonts w:ascii="Times New Roman" w:eastAsia="宋体" w:hAnsi="Times New Roman" w:hint="eastAsia"/>
          <w:position w:val="-10"/>
          <w:sz w:val="22"/>
          <w:szCs w:val="21"/>
        </w:rPr>
        <w:t>2</w:t>
      </w:r>
      <w:r>
        <w:rPr>
          <w:rFonts w:ascii="Times New Roman" w:eastAsia="宋体" w:hAnsi="Times New Roman" w:hint="eastAsia"/>
          <w:position w:val="-10"/>
          <w:sz w:val="22"/>
          <w:szCs w:val="21"/>
        </w:rPr>
        <w:t>8</w:t>
      </w:r>
      <w:r w:rsidRPr="00CD018A">
        <w:rPr>
          <w:rFonts w:ascii="Times New Roman" w:eastAsia="宋体" w:hAnsi="Times New Roman"/>
          <w:position w:val="-10"/>
          <w:sz w:val="22"/>
          <w:szCs w:val="21"/>
        </w:rPr>
        <w:t>]</w:t>
      </w:r>
      <w:r w:rsidRPr="00CD018A">
        <w:rPr>
          <w:rFonts w:ascii="Times New Roman" w:eastAsia="宋体" w:hAnsi="Times New Roman" w:hint="eastAsia"/>
          <w:position w:val="-10"/>
          <w:sz w:val="22"/>
          <w:szCs w:val="21"/>
        </w:rPr>
        <w:t xml:space="preserve"> </w:t>
      </w:r>
      <w:r w:rsidRPr="001A59F6">
        <w:rPr>
          <w:rFonts w:ascii="Times New Roman" w:eastAsia="宋体" w:hAnsi="Times New Roman"/>
          <w:position w:val="-10"/>
          <w:sz w:val="22"/>
          <w:szCs w:val="21"/>
        </w:rPr>
        <w:t>Yan Y, Yao X J, Wang S H, et al. A survey of computer-aided tumor diagnosis based on convolutional neural network[J]. Biology, 2021, 10(11): 1084.</w:t>
      </w:r>
    </w:p>
    <w:p w14:paraId="4DF7F484" w14:textId="7B651B35" w:rsidR="009D3998" w:rsidRPr="00F9311C" w:rsidRDefault="009D3998" w:rsidP="009D3998">
      <w:pPr>
        <w:rPr>
          <w:rFonts w:ascii="Times New Roman" w:eastAsia="宋体" w:hAnsi="Times New Roman"/>
          <w:position w:val="-10"/>
          <w:sz w:val="22"/>
          <w:szCs w:val="21"/>
        </w:rPr>
      </w:pPr>
      <w:r w:rsidRPr="000F44AC">
        <w:rPr>
          <w:rFonts w:ascii="Times New Roman" w:eastAsia="宋体" w:hAnsi="Times New Roman"/>
          <w:position w:val="-10"/>
          <w:sz w:val="22"/>
          <w:szCs w:val="21"/>
        </w:rPr>
        <w:t>[</w:t>
      </w:r>
      <w:r w:rsidRPr="000F44AC">
        <w:rPr>
          <w:rFonts w:ascii="Times New Roman" w:eastAsia="宋体" w:hAnsi="Times New Roman" w:hint="eastAsia"/>
          <w:position w:val="-10"/>
          <w:sz w:val="22"/>
          <w:szCs w:val="21"/>
        </w:rPr>
        <w:t>29</w:t>
      </w:r>
      <w:r w:rsidRPr="000F44AC">
        <w:rPr>
          <w:rFonts w:ascii="Times New Roman" w:eastAsia="宋体" w:hAnsi="Times New Roman"/>
          <w:position w:val="-10"/>
          <w:sz w:val="22"/>
          <w:szCs w:val="21"/>
        </w:rPr>
        <w:t>]</w:t>
      </w:r>
      <w:r w:rsidRPr="000F44AC">
        <w:rPr>
          <w:rFonts w:ascii="Times New Roman" w:eastAsia="宋体" w:hAnsi="Times New Roman" w:hint="eastAsia"/>
          <w:position w:val="-10"/>
          <w:sz w:val="22"/>
          <w:szCs w:val="21"/>
        </w:rPr>
        <w:t xml:space="preserve"> </w:t>
      </w:r>
      <w:r w:rsidR="0061259E" w:rsidRPr="000F44AC">
        <w:rPr>
          <w:rFonts w:ascii="Times New Roman" w:eastAsia="宋体" w:hAnsi="Times New Roman"/>
          <w:position w:val="-10"/>
          <w:sz w:val="22"/>
          <w:szCs w:val="21"/>
        </w:rPr>
        <w:t xml:space="preserve">Jin D, Guo D, Ge J, et al. </w:t>
      </w:r>
      <w:r w:rsidR="0061259E" w:rsidRPr="0061259E">
        <w:rPr>
          <w:rFonts w:ascii="Times New Roman" w:eastAsia="宋体" w:hAnsi="Times New Roman"/>
          <w:position w:val="-10"/>
          <w:sz w:val="22"/>
          <w:szCs w:val="21"/>
        </w:rPr>
        <w:t>Towards automated organs at risk and target volumes contouring: Defining precision radiation therapy in the modern era[J]. Journal of the National Cancer Center, 2022, 2(4): 306-313.</w:t>
      </w:r>
    </w:p>
    <w:p w14:paraId="6DEFEE26" w14:textId="5CC6E75D" w:rsidR="008F6E9E" w:rsidRPr="00F9311C" w:rsidRDefault="008F6E9E" w:rsidP="008F6E9E">
      <w:pPr>
        <w:rPr>
          <w:rFonts w:ascii="Times New Roman" w:eastAsia="宋体" w:hAnsi="Times New Roman"/>
          <w:position w:val="-10"/>
          <w:sz w:val="22"/>
          <w:szCs w:val="21"/>
        </w:rPr>
      </w:pPr>
      <w:r w:rsidRPr="00B669F8">
        <w:rPr>
          <w:rFonts w:ascii="Times New Roman" w:eastAsia="宋体" w:hAnsi="Times New Roman"/>
          <w:position w:val="-10"/>
          <w:sz w:val="22"/>
          <w:szCs w:val="21"/>
        </w:rPr>
        <w:lastRenderedPageBreak/>
        <w:t>[</w:t>
      </w:r>
      <w:r w:rsidRPr="00B669F8">
        <w:rPr>
          <w:rFonts w:ascii="Times New Roman" w:eastAsia="宋体" w:hAnsi="Times New Roman" w:hint="eastAsia"/>
          <w:position w:val="-10"/>
          <w:sz w:val="22"/>
          <w:szCs w:val="21"/>
        </w:rPr>
        <w:t>30</w:t>
      </w:r>
      <w:r w:rsidRPr="00B669F8">
        <w:rPr>
          <w:rFonts w:ascii="Times New Roman" w:eastAsia="宋体" w:hAnsi="Times New Roman"/>
          <w:position w:val="-10"/>
          <w:sz w:val="22"/>
          <w:szCs w:val="21"/>
        </w:rPr>
        <w:t>]</w:t>
      </w:r>
      <w:r w:rsidRPr="00B669F8">
        <w:rPr>
          <w:rFonts w:ascii="Times New Roman" w:eastAsia="宋体" w:hAnsi="Times New Roman" w:hint="eastAsia"/>
          <w:position w:val="-10"/>
          <w:sz w:val="22"/>
          <w:szCs w:val="21"/>
        </w:rPr>
        <w:t xml:space="preserve"> </w:t>
      </w:r>
      <w:r w:rsidR="00B669F8" w:rsidRPr="00B669F8">
        <w:rPr>
          <w:rFonts w:ascii="Times New Roman" w:eastAsia="宋体" w:hAnsi="Times New Roman"/>
          <w:position w:val="-10"/>
          <w:sz w:val="22"/>
          <w:szCs w:val="21"/>
        </w:rPr>
        <w:t>Tebha S S, Memon S A, Mehmood Q, et al. Glioblastoma management in low and middle-income countries; existing challenges and policy recommendations[J]. Brain and Spine, 2023: 101775.</w:t>
      </w:r>
    </w:p>
    <w:p w14:paraId="5DD791DC" w14:textId="6A71357E" w:rsidR="00675AEB" w:rsidRPr="00F9311C" w:rsidRDefault="00675AEB" w:rsidP="00675AEB">
      <w:pPr>
        <w:rPr>
          <w:rFonts w:ascii="Times New Roman" w:eastAsia="宋体" w:hAnsi="Times New Roman"/>
          <w:position w:val="-10"/>
          <w:sz w:val="22"/>
          <w:szCs w:val="21"/>
        </w:rPr>
      </w:pPr>
      <w:r w:rsidRPr="000F44AC">
        <w:rPr>
          <w:rFonts w:ascii="Times New Roman" w:eastAsia="宋体" w:hAnsi="Times New Roman"/>
          <w:position w:val="-10"/>
          <w:sz w:val="22"/>
          <w:szCs w:val="21"/>
        </w:rPr>
        <w:t>[</w:t>
      </w:r>
      <w:r w:rsidRPr="000F44AC">
        <w:rPr>
          <w:rFonts w:ascii="Times New Roman" w:eastAsia="宋体" w:hAnsi="Times New Roman" w:hint="eastAsia"/>
          <w:position w:val="-10"/>
          <w:sz w:val="22"/>
          <w:szCs w:val="21"/>
        </w:rPr>
        <w:t>31</w:t>
      </w:r>
      <w:r w:rsidRPr="000F44AC">
        <w:rPr>
          <w:rFonts w:ascii="Times New Roman" w:eastAsia="宋体" w:hAnsi="Times New Roman"/>
          <w:position w:val="-10"/>
          <w:sz w:val="22"/>
          <w:szCs w:val="21"/>
        </w:rPr>
        <w:t>]</w:t>
      </w:r>
      <w:r w:rsidRPr="000F44AC">
        <w:rPr>
          <w:rFonts w:ascii="Times New Roman" w:eastAsia="宋体" w:hAnsi="Times New Roman" w:hint="eastAsia"/>
          <w:position w:val="-10"/>
          <w:sz w:val="22"/>
          <w:szCs w:val="21"/>
        </w:rPr>
        <w:t xml:space="preserve"> </w:t>
      </w:r>
      <w:r w:rsidR="00507746" w:rsidRPr="000F44AC">
        <w:rPr>
          <w:rFonts w:ascii="Times New Roman" w:eastAsia="宋体" w:hAnsi="Times New Roman"/>
          <w:position w:val="-10"/>
          <w:sz w:val="22"/>
          <w:szCs w:val="21"/>
        </w:rPr>
        <w:t xml:space="preserve">Aderinto N, Olatunji D, Abdulbasit M, et al. </w:t>
      </w:r>
      <w:r w:rsidR="00507746" w:rsidRPr="00507746">
        <w:rPr>
          <w:rFonts w:ascii="Times New Roman" w:eastAsia="宋体" w:hAnsi="Times New Roman"/>
          <w:position w:val="-10"/>
          <w:sz w:val="22"/>
          <w:szCs w:val="21"/>
        </w:rPr>
        <w:t>The essential role of neuroimaging in diagnosing and managing cerebrovascular disease in Africa: a review[J]. Annals of Medicine, 2023, 55(2): 2251490.</w:t>
      </w:r>
    </w:p>
    <w:p w14:paraId="2033983B" w14:textId="11E0E207" w:rsidR="00706C13" w:rsidRPr="00F9311C" w:rsidRDefault="00706C13" w:rsidP="00706C13">
      <w:pPr>
        <w:rPr>
          <w:rFonts w:ascii="Times New Roman" w:eastAsia="宋体" w:hAnsi="Times New Roman"/>
          <w:position w:val="-10"/>
          <w:sz w:val="22"/>
          <w:szCs w:val="21"/>
        </w:rPr>
      </w:pPr>
      <w:r w:rsidRPr="00D43968">
        <w:rPr>
          <w:rFonts w:ascii="Times New Roman" w:eastAsia="宋体" w:hAnsi="Times New Roman"/>
          <w:position w:val="-10"/>
          <w:sz w:val="22"/>
          <w:szCs w:val="21"/>
        </w:rPr>
        <w:t>[</w:t>
      </w:r>
      <w:r w:rsidRPr="00D43968">
        <w:rPr>
          <w:rFonts w:ascii="Times New Roman" w:eastAsia="宋体" w:hAnsi="Times New Roman" w:hint="eastAsia"/>
          <w:position w:val="-10"/>
          <w:sz w:val="22"/>
          <w:szCs w:val="21"/>
        </w:rPr>
        <w:t>32</w:t>
      </w:r>
      <w:r w:rsidRPr="00D43968">
        <w:rPr>
          <w:rFonts w:ascii="Times New Roman" w:eastAsia="宋体" w:hAnsi="Times New Roman"/>
          <w:position w:val="-10"/>
          <w:sz w:val="22"/>
          <w:szCs w:val="21"/>
        </w:rPr>
        <w:t>]</w:t>
      </w:r>
      <w:r w:rsidRPr="00D43968">
        <w:rPr>
          <w:rFonts w:ascii="Times New Roman" w:eastAsia="宋体" w:hAnsi="Times New Roman" w:hint="eastAsia"/>
          <w:position w:val="-10"/>
          <w:sz w:val="22"/>
          <w:szCs w:val="21"/>
        </w:rPr>
        <w:t xml:space="preserve"> </w:t>
      </w:r>
      <w:r w:rsidR="00D43968" w:rsidRPr="00D43968">
        <w:rPr>
          <w:rFonts w:ascii="Times New Roman" w:eastAsia="宋体" w:hAnsi="Times New Roman" w:hint="eastAsia"/>
          <w:position w:val="-10"/>
          <w:sz w:val="22"/>
          <w:szCs w:val="21"/>
        </w:rPr>
        <w:t xml:space="preserve">Krishnapriya S, Karuna Y. A survey of deep learning for MRI brain tumor segmentation methods: Trends, challenges, and future directions[J]. </w:t>
      </w:r>
      <w:r w:rsidR="00D43968" w:rsidRPr="00FB354F">
        <w:rPr>
          <w:rFonts w:ascii="Times New Roman" w:eastAsia="宋体" w:hAnsi="Times New Roman" w:hint="eastAsia"/>
          <w:position w:val="-10"/>
          <w:sz w:val="22"/>
          <w:szCs w:val="21"/>
        </w:rPr>
        <w:t>Health and Technology, 2023, 13(2): 181-201.</w:t>
      </w:r>
    </w:p>
    <w:p w14:paraId="2D14AF96" w14:textId="5DAF6B5A" w:rsidR="00FB354F" w:rsidRPr="00F9311C" w:rsidRDefault="00FB354F" w:rsidP="00FB354F">
      <w:pPr>
        <w:rPr>
          <w:rFonts w:ascii="Times New Roman" w:eastAsia="宋体" w:hAnsi="Times New Roman"/>
          <w:position w:val="-10"/>
          <w:sz w:val="22"/>
          <w:szCs w:val="21"/>
        </w:rPr>
      </w:pPr>
      <w:r w:rsidRPr="00D43968">
        <w:rPr>
          <w:rFonts w:ascii="Times New Roman" w:eastAsia="宋体" w:hAnsi="Times New Roman"/>
          <w:position w:val="-10"/>
          <w:sz w:val="22"/>
          <w:szCs w:val="21"/>
        </w:rPr>
        <w:t>[</w:t>
      </w:r>
      <w:r w:rsidRPr="00D43968">
        <w:rPr>
          <w:rFonts w:ascii="Times New Roman" w:eastAsia="宋体" w:hAnsi="Times New Roman" w:hint="eastAsia"/>
          <w:position w:val="-10"/>
          <w:sz w:val="22"/>
          <w:szCs w:val="21"/>
        </w:rPr>
        <w:t>3</w:t>
      </w:r>
      <w:r>
        <w:rPr>
          <w:rFonts w:ascii="Times New Roman" w:eastAsia="宋体" w:hAnsi="Times New Roman" w:hint="eastAsia"/>
          <w:position w:val="-10"/>
          <w:sz w:val="22"/>
          <w:szCs w:val="21"/>
        </w:rPr>
        <w:t>3</w:t>
      </w:r>
      <w:r w:rsidRPr="00D43968">
        <w:rPr>
          <w:rFonts w:ascii="Times New Roman" w:eastAsia="宋体" w:hAnsi="Times New Roman"/>
          <w:position w:val="-10"/>
          <w:sz w:val="22"/>
          <w:szCs w:val="21"/>
        </w:rPr>
        <w:t>]</w:t>
      </w:r>
      <w:r w:rsidRPr="00D43968">
        <w:rPr>
          <w:rFonts w:ascii="Times New Roman" w:eastAsia="宋体" w:hAnsi="Times New Roman" w:hint="eastAsia"/>
          <w:position w:val="-10"/>
          <w:sz w:val="22"/>
          <w:szCs w:val="21"/>
        </w:rPr>
        <w:t xml:space="preserve"> </w:t>
      </w:r>
      <w:r w:rsidR="00E76D9D" w:rsidRPr="00E76D9D">
        <w:rPr>
          <w:rFonts w:ascii="Times New Roman" w:eastAsia="宋体" w:hAnsi="Times New Roman" w:hint="eastAsia"/>
          <w:position w:val="-10"/>
          <w:sz w:val="22"/>
          <w:szCs w:val="21"/>
        </w:rPr>
        <w:t>Goceri E. Medical image data augmentation: techniques, comparisons and interpretations[J]. Artificial Intelligence Review, 2023, 56(11): 12561-12605.</w:t>
      </w:r>
    </w:p>
    <w:p w14:paraId="3F4CCF5D" w14:textId="15DC47C5" w:rsidR="00C657B4" w:rsidRPr="00F9311C" w:rsidRDefault="00C657B4" w:rsidP="00C657B4">
      <w:pPr>
        <w:rPr>
          <w:rFonts w:ascii="Times New Roman" w:eastAsia="宋体" w:hAnsi="Times New Roman"/>
          <w:position w:val="-10"/>
          <w:sz w:val="22"/>
          <w:szCs w:val="21"/>
        </w:rPr>
      </w:pPr>
      <w:r w:rsidRPr="00D43968">
        <w:rPr>
          <w:rFonts w:ascii="Times New Roman" w:eastAsia="宋体" w:hAnsi="Times New Roman"/>
          <w:position w:val="-10"/>
          <w:sz w:val="22"/>
          <w:szCs w:val="21"/>
        </w:rPr>
        <w:t>[</w:t>
      </w:r>
      <w:r w:rsidRPr="00D43968">
        <w:rPr>
          <w:rFonts w:ascii="Times New Roman" w:eastAsia="宋体" w:hAnsi="Times New Roman" w:hint="eastAsia"/>
          <w:position w:val="-10"/>
          <w:sz w:val="22"/>
          <w:szCs w:val="21"/>
        </w:rPr>
        <w:t>3</w:t>
      </w:r>
      <w:r>
        <w:rPr>
          <w:rFonts w:ascii="Times New Roman" w:eastAsia="宋体" w:hAnsi="Times New Roman" w:hint="eastAsia"/>
          <w:position w:val="-10"/>
          <w:sz w:val="22"/>
          <w:szCs w:val="21"/>
        </w:rPr>
        <w:t>4</w:t>
      </w:r>
      <w:r w:rsidRPr="00D43968">
        <w:rPr>
          <w:rFonts w:ascii="Times New Roman" w:eastAsia="宋体" w:hAnsi="Times New Roman"/>
          <w:position w:val="-10"/>
          <w:sz w:val="22"/>
          <w:szCs w:val="21"/>
        </w:rPr>
        <w:t>]</w:t>
      </w:r>
      <w:r w:rsidR="002B25BE">
        <w:rPr>
          <w:rFonts w:ascii="Times New Roman" w:eastAsia="宋体" w:hAnsi="Times New Roman" w:hint="eastAsia"/>
          <w:position w:val="-10"/>
          <w:sz w:val="22"/>
          <w:szCs w:val="21"/>
        </w:rPr>
        <w:t xml:space="preserve"> </w:t>
      </w:r>
      <w:r w:rsidR="002B25BE" w:rsidRPr="002B25BE">
        <w:rPr>
          <w:rFonts w:ascii="Times New Roman" w:eastAsia="宋体" w:hAnsi="Times New Roman" w:hint="eastAsia"/>
          <w:position w:val="-10"/>
          <w:sz w:val="22"/>
          <w:szCs w:val="21"/>
        </w:rPr>
        <w:t>Xu W, Liu J, Fan B. Automatic segmentation of brain glioma based on XY-Net[J]. Medical &amp; Biological Engineering &amp; Computing, 2024, 62(1): 153-166.</w:t>
      </w:r>
    </w:p>
    <w:p w14:paraId="47A92E5B" w14:textId="42BF04A7" w:rsidR="00C657B4" w:rsidRPr="00F9311C" w:rsidRDefault="00C657B4" w:rsidP="00C657B4">
      <w:pPr>
        <w:rPr>
          <w:rFonts w:ascii="Times New Roman" w:eastAsia="宋体" w:hAnsi="Times New Roman"/>
          <w:position w:val="-10"/>
          <w:sz w:val="22"/>
          <w:szCs w:val="21"/>
        </w:rPr>
      </w:pPr>
      <w:r w:rsidRPr="00C7619C">
        <w:rPr>
          <w:rFonts w:ascii="Times New Roman" w:eastAsia="宋体" w:hAnsi="Times New Roman"/>
          <w:position w:val="-10"/>
          <w:sz w:val="22"/>
          <w:szCs w:val="21"/>
        </w:rPr>
        <w:t>[</w:t>
      </w:r>
      <w:r w:rsidRPr="00C7619C">
        <w:rPr>
          <w:rFonts w:ascii="Times New Roman" w:eastAsia="宋体" w:hAnsi="Times New Roman" w:hint="eastAsia"/>
          <w:position w:val="-10"/>
          <w:sz w:val="22"/>
          <w:szCs w:val="21"/>
        </w:rPr>
        <w:t>35</w:t>
      </w:r>
      <w:r w:rsidRPr="00C7619C">
        <w:rPr>
          <w:rFonts w:ascii="Times New Roman" w:eastAsia="宋体" w:hAnsi="Times New Roman"/>
          <w:position w:val="-10"/>
          <w:sz w:val="22"/>
          <w:szCs w:val="21"/>
        </w:rPr>
        <w:t>]</w:t>
      </w:r>
      <w:r w:rsidRPr="00C7619C">
        <w:rPr>
          <w:rFonts w:ascii="Times New Roman" w:eastAsia="宋体" w:hAnsi="Times New Roman" w:hint="eastAsia"/>
          <w:position w:val="-10"/>
          <w:sz w:val="22"/>
          <w:szCs w:val="21"/>
        </w:rPr>
        <w:t xml:space="preserve"> </w:t>
      </w:r>
      <w:r w:rsidR="00D55752" w:rsidRPr="00C7619C">
        <w:rPr>
          <w:rFonts w:ascii="Times New Roman" w:eastAsia="宋体" w:hAnsi="Times New Roman" w:hint="eastAsia"/>
          <w:position w:val="-10"/>
          <w:sz w:val="22"/>
          <w:szCs w:val="21"/>
        </w:rPr>
        <w:t xml:space="preserve">Sarala B, Sumathy G, Kalpana A V, et al. </w:t>
      </w:r>
      <w:r w:rsidR="00D55752" w:rsidRPr="00D55752">
        <w:rPr>
          <w:rFonts w:ascii="Times New Roman" w:eastAsia="宋体" w:hAnsi="Times New Roman" w:hint="eastAsia"/>
          <w:position w:val="-10"/>
          <w:sz w:val="22"/>
          <w:szCs w:val="21"/>
        </w:rPr>
        <w:t>Glioma brain tumor detection using dual convolutional neural networks and histogram density segmentation algorithm[J]. Biomedical Signal Processing and Control, 2023, 85: 104859.</w:t>
      </w:r>
    </w:p>
    <w:p w14:paraId="5FD914FD" w14:textId="7073DA66" w:rsidR="00C657B4" w:rsidRPr="00F9311C" w:rsidRDefault="00C657B4" w:rsidP="00C657B4">
      <w:pPr>
        <w:rPr>
          <w:rFonts w:ascii="Times New Roman" w:eastAsia="宋体" w:hAnsi="Times New Roman"/>
          <w:position w:val="-10"/>
          <w:sz w:val="22"/>
          <w:szCs w:val="21"/>
        </w:rPr>
      </w:pPr>
      <w:r w:rsidRPr="00D43968">
        <w:rPr>
          <w:rFonts w:ascii="Times New Roman" w:eastAsia="宋体" w:hAnsi="Times New Roman"/>
          <w:position w:val="-10"/>
          <w:sz w:val="22"/>
          <w:szCs w:val="21"/>
        </w:rPr>
        <w:t>[</w:t>
      </w:r>
      <w:r w:rsidRPr="00D43968">
        <w:rPr>
          <w:rFonts w:ascii="Times New Roman" w:eastAsia="宋体" w:hAnsi="Times New Roman" w:hint="eastAsia"/>
          <w:position w:val="-10"/>
          <w:sz w:val="22"/>
          <w:szCs w:val="21"/>
        </w:rPr>
        <w:t>3</w:t>
      </w:r>
      <w:r>
        <w:rPr>
          <w:rFonts w:ascii="Times New Roman" w:eastAsia="宋体" w:hAnsi="Times New Roman" w:hint="eastAsia"/>
          <w:position w:val="-10"/>
          <w:sz w:val="22"/>
          <w:szCs w:val="21"/>
        </w:rPr>
        <w:t>6</w:t>
      </w:r>
      <w:r w:rsidRPr="00D43968">
        <w:rPr>
          <w:rFonts w:ascii="Times New Roman" w:eastAsia="宋体" w:hAnsi="Times New Roman"/>
          <w:position w:val="-10"/>
          <w:sz w:val="22"/>
          <w:szCs w:val="21"/>
        </w:rPr>
        <w:t>]</w:t>
      </w:r>
      <w:r w:rsidRPr="00D43968">
        <w:rPr>
          <w:rFonts w:ascii="Times New Roman" w:eastAsia="宋体" w:hAnsi="Times New Roman" w:hint="eastAsia"/>
          <w:position w:val="-10"/>
          <w:sz w:val="22"/>
          <w:szCs w:val="21"/>
        </w:rPr>
        <w:t xml:space="preserve"> </w:t>
      </w:r>
      <w:r w:rsidR="00514C35" w:rsidRPr="00514C35">
        <w:rPr>
          <w:rFonts w:ascii="Times New Roman" w:eastAsia="宋体" w:hAnsi="Times New Roman" w:hint="eastAsia"/>
          <w:position w:val="-10"/>
          <w:sz w:val="22"/>
          <w:szCs w:val="21"/>
        </w:rPr>
        <w:t>Zhipeng L, Jiawei W, Ye J, et al. ADT</w:t>
      </w:r>
      <w:r w:rsidR="00514C35" w:rsidRPr="00514C35">
        <w:rPr>
          <w:rFonts w:ascii="Times New Roman" w:eastAsia="宋体" w:hAnsi="Times New Roman" w:hint="eastAsia"/>
          <w:position w:val="-10"/>
          <w:sz w:val="22"/>
          <w:szCs w:val="21"/>
        </w:rPr>
        <w:t>‐</w:t>
      </w:r>
      <w:r w:rsidR="00514C35" w:rsidRPr="00514C35">
        <w:rPr>
          <w:rFonts w:ascii="Times New Roman" w:eastAsia="宋体" w:hAnsi="Times New Roman" w:hint="eastAsia"/>
          <w:position w:val="-10"/>
          <w:sz w:val="22"/>
          <w:szCs w:val="21"/>
        </w:rPr>
        <w:t>UNet: An Innovative Algorithm for Glioma Segmentation in MR Images[J]. International Journal of Imaging Systems and Technology, 2024, 34(5): e23150.</w:t>
      </w:r>
    </w:p>
    <w:p w14:paraId="2CAE7A63" w14:textId="32D70E06" w:rsidR="006C7189" w:rsidRDefault="00BD129E" w:rsidP="00F972E1">
      <w:pPr>
        <w:rPr>
          <w:rFonts w:ascii="Times New Roman" w:eastAsia="宋体" w:hAnsi="Times New Roman"/>
          <w:position w:val="-10"/>
          <w:sz w:val="22"/>
          <w:szCs w:val="21"/>
        </w:rPr>
      </w:pPr>
      <w:r>
        <w:rPr>
          <w:rFonts w:ascii="Times New Roman" w:eastAsia="宋体" w:hAnsi="Times New Roman" w:hint="eastAsia"/>
          <w:position w:val="-10"/>
          <w:sz w:val="22"/>
          <w:szCs w:val="21"/>
        </w:rPr>
        <w:t xml:space="preserve">[37] </w:t>
      </w:r>
      <w:r w:rsidRPr="00BD129E">
        <w:rPr>
          <w:rFonts w:ascii="Times New Roman" w:eastAsia="宋体" w:hAnsi="Times New Roman" w:hint="eastAsia"/>
          <w:position w:val="-10"/>
          <w:sz w:val="22"/>
          <w:szCs w:val="21"/>
        </w:rPr>
        <w:t>Zhang M, Yu Y, Jin S, et al. VM-UNET-V2: rethinking vision mamba UNet for medical image segmentation[C]//International Symposium on Bioinformatics Research and Applications. Singapore: Springer Nature Singapore, 2024: 335-346.</w:t>
      </w:r>
    </w:p>
    <w:p w14:paraId="55608F22" w14:textId="10BB885A" w:rsidR="00D947A5" w:rsidRPr="00C657B4" w:rsidRDefault="00D947A5" w:rsidP="00D947A5">
      <w:pPr>
        <w:rPr>
          <w:rFonts w:ascii="Times New Roman" w:eastAsia="宋体" w:hAnsi="Times New Roman"/>
          <w:position w:val="-10"/>
          <w:sz w:val="22"/>
          <w:szCs w:val="21"/>
        </w:rPr>
      </w:pPr>
      <w:r>
        <w:rPr>
          <w:rFonts w:ascii="Times New Roman" w:eastAsia="宋体" w:hAnsi="Times New Roman" w:hint="eastAsia"/>
          <w:position w:val="-10"/>
          <w:sz w:val="22"/>
          <w:szCs w:val="21"/>
        </w:rPr>
        <w:t xml:space="preserve">[38] </w:t>
      </w:r>
      <w:r w:rsidRPr="00D947A5">
        <w:rPr>
          <w:rFonts w:ascii="Times New Roman" w:eastAsia="宋体" w:hAnsi="Times New Roman" w:hint="eastAsia"/>
          <w:position w:val="-10"/>
          <w:sz w:val="22"/>
          <w:szCs w:val="21"/>
        </w:rPr>
        <w:t>Zuiderveld K. Contrast limited adaptive histogram equalization[M]//Graphics gems IV. 1994: 474-485.</w:t>
      </w:r>
    </w:p>
    <w:p w14:paraId="23DC4C1C" w14:textId="77777777" w:rsidR="00D947A5" w:rsidRPr="00C657B4" w:rsidRDefault="00D947A5" w:rsidP="00F972E1">
      <w:pPr>
        <w:rPr>
          <w:rFonts w:ascii="Times New Roman" w:eastAsia="宋体" w:hAnsi="Times New Roman"/>
          <w:position w:val="-10"/>
          <w:sz w:val="22"/>
          <w:szCs w:val="21"/>
        </w:rPr>
      </w:pPr>
    </w:p>
    <w:sectPr w:rsidR="00D947A5" w:rsidRPr="00C657B4">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FF GOU" w:date="2024-10-28T21:39:00Z" w:initials="FG">
    <w:p w14:paraId="483C0554" w14:textId="77777777" w:rsidR="00AB022C" w:rsidRDefault="00AB022C">
      <w:pPr>
        <w:pStyle w:val="af4"/>
        <w:rPr>
          <w:rFonts w:hint="eastAsia"/>
          <w:noProof/>
        </w:rPr>
      </w:pPr>
      <w:r>
        <w:rPr>
          <w:rStyle w:val="af3"/>
          <w:rFonts w:hint="eastAsia"/>
        </w:rPr>
        <w:annotationRef/>
      </w:r>
      <w:r>
        <w:rPr>
          <w:rFonts w:hint="eastAsia"/>
          <w:noProof/>
        </w:rPr>
        <w:t>全篇的语言需要再润色</w:t>
      </w:r>
    </w:p>
    <w:p w14:paraId="73834844" w14:textId="43A3759E" w:rsidR="005B74C6" w:rsidRDefault="00000000">
      <w:pPr>
        <w:pStyle w:val="af4"/>
        <w:rPr>
          <w:rFonts w:hint="eastAsia"/>
        </w:rPr>
      </w:pPr>
      <w:r>
        <w:rPr>
          <w:rFonts w:hint="eastAsia"/>
          <w:noProof/>
        </w:rPr>
        <w:t>中文每句话都很长，会造成翻译长难句，难以理解</w:t>
      </w:r>
    </w:p>
  </w:comment>
  <w:comment w:id="3" w:author="FF GOU" w:date="2024-10-28T21:39:00Z" w:initials="FG">
    <w:p w14:paraId="71B94BD4" w14:textId="1DF8CD0F" w:rsidR="00AB022C" w:rsidRDefault="00AB022C">
      <w:pPr>
        <w:pStyle w:val="af4"/>
        <w:rPr>
          <w:rFonts w:hint="eastAsia"/>
        </w:rPr>
      </w:pPr>
      <w:r>
        <w:rPr>
          <w:rStyle w:val="af3"/>
          <w:rFonts w:hint="eastAsia"/>
        </w:rPr>
        <w:annotationRef/>
      </w:r>
      <w:r>
        <w:rPr>
          <w:rFonts w:hint="eastAsia"/>
          <w:noProof/>
        </w:rPr>
        <w:t>删减</w:t>
      </w:r>
    </w:p>
  </w:comment>
  <w:comment w:id="4" w:author="FF GOU" w:date="2024-10-28T21:39:00Z" w:initials="FG">
    <w:p w14:paraId="38A664E8" w14:textId="2163E24E" w:rsidR="00AB022C" w:rsidRDefault="00AB022C">
      <w:pPr>
        <w:pStyle w:val="af4"/>
        <w:rPr>
          <w:rFonts w:hint="eastAsia"/>
        </w:rPr>
      </w:pPr>
      <w:r>
        <w:rPr>
          <w:rStyle w:val="af3"/>
          <w:rFonts w:hint="eastAsia"/>
        </w:rPr>
        <w:annotationRef/>
      </w:r>
      <w:r>
        <w:rPr>
          <w:rFonts w:hint="eastAsia"/>
          <w:noProof/>
        </w:rPr>
        <w:t>加入现有CNN和transformer方法解决的问题，和局限性</w:t>
      </w:r>
    </w:p>
  </w:comment>
  <w:comment w:id="6" w:author="FF GOU" w:date="2024-10-28T21:40:00Z" w:initials="FG">
    <w:p w14:paraId="044A33B3" w14:textId="25DF9073" w:rsidR="00AB022C" w:rsidRDefault="00AB022C">
      <w:pPr>
        <w:pStyle w:val="af4"/>
        <w:rPr>
          <w:rFonts w:hint="eastAsia"/>
        </w:rPr>
      </w:pPr>
      <w:r>
        <w:rPr>
          <w:rStyle w:val="af3"/>
          <w:rFonts w:hint="eastAsia"/>
        </w:rPr>
        <w:annotationRef/>
      </w:r>
      <w:r>
        <w:rPr>
          <w:rFonts w:hint="eastAsia"/>
          <w:noProof/>
        </w:rPr>
        <w:t>这句没看懂，前半句是分割，后半句是预处理？</w:t>
      </w:r>
    </w:p>
  </w:comment>
  <w:comment w:id="5" w:author="II Carie" w:date="2024-10-24T20:40:00Z" w:initials="IC">
    <w:p w14:paraId="123F7BBB" w14:textId="77777777" w:rsidR="006935BB" w:rsidRDefault="006935BB" w:rsidP="006935BB">
      <w:pPr>
        <w:pStyle w:val="af4"/>
        <w:rPr>
          <w:rFonts w:hint="eastAsia"/>
        </w:rPr>
      </w:pPr>
      <w:r>
        <w:rPr>
          <w:rStyle w:val="af3"/>
          <w:rFonts w:hint="eastAsia"/>
        </w:rPr>
        <w:annotationRef/>
      </w:r>
      <w:r>
        <w:rPr>
          <w:rFonts w:hint="eastAsia"/>
        </w:rPr>
        <w:t>摘要部分改动，添加预处理方法</w:t>
      </w:r>
    </w:p>
  </w:comment>
  <w:comment w:id="7" w:author="FF GOU" w:date="2024-10-28T21:41:00Z" w:initials="FG">
    <w:p w14:paraId="11B76797" w14:textId="4E9B205A" w:rsidR="00AB022C" w:rsidRDefault="00AB022C">
      <w:pPr>
        <w:pStyle w:val="af4"/>
        <w:rPr>
          <w:rFonts w:hint="eastAsia"/>
        </w:rPr>
      </w:pPr>
      <w:r>
        <w:rPr>
          <w:rStyle w:val="af3"/>
          <w:rFonts w:hint="eastAsia"/>
        </w:rPr>
        <w:annotationRef/>
      </w:r>
      <w:r>
        <w:rPr>
          <w:rFonts w:hint="eastAsia"/>
          <w:noProof/>
        </w:rPr>
        <w:t>删减润色</w:t>
      </w:r>
    </w:p>
  </w:comment>
  <w:comment w:id="8" w:author="FF GOU" w:date="2024-10-28T21:50:00Z" w:initials="FG">
    <w:p w14:paraId="1E065C60" w14:textId="49BF7A75" w:rsidR="005B74C6" w:rsidRDefault="005B74C6">
      <w:pPr>
        <w:pStyle w:val="af4"/>
        <w:rPr>
          <w:rFonts w:hint="eastAsia"/>
        </w:rPr>
      </w:pPr>
      <w:r>
        <w:rPr>
          <w:rStyle w:val="af3"/>
          <w:rFonts w:hint="eastAsia"/>
        </w:rPr>
        <w:annotationRef/>
      </w:r>
      <w:r>
        <w:rPr>
          <w:rFonts w:hint="eastAsia"/>
          <w:noProof/>
        </w:rPr>
        <w:t>第一段需要删减</w:t>
      </w:r>
    </w:p>
  </w:comment>
  <w:comment w:id="10" w:author="FF GOU" w:date="2024-10-28T21:34:00Z" w:initials="FG">
    <w:p w14:paraId="0012AD36" w14:textId="4D4B9662" w:rsidR="005C2A57" w:rsidRDefault="005C2A57">
      <w:pPr>
        <w:pStyle w:val="af4"/>
        <w:rPr>
          <w:rFonts w:hint="eastAsia"/>
        </w:rPr>
      </w:pPr>
      <w:r>
        <w:rPr>
          <w:rStyle w:val="af3"/>
          <w:rFonts w:hint="eastAsia"/>
        </w:rPr>
        <w:annotationRef/>
      </w:r>
      <w:r>
        <w:rPr>
          <w:rFonts w:hint="eastAsia"/>
          <w:noProof/>
        </w:rPr>
        <w:t>参考文献从上到下按照顺序引用</w:t>
      </w:r>
    </w:p>
  </w:comment>
  <w:comment w:id="11" w:author="FF GOU" w:date="2024-10-28T21:50:00Z" w:initials="FG">
    <w:p w14:paraId="213E870B" w14:textId="7EF88531" w:rsidR="005B74C6" w:rsidRDefault="005B74C6">
      <w:pPr>
        <w:pStyle w:val="af4"/>
        <w:rPr>
          <w:rFonts w:hint="eastAsia"/>
        </w:rPr>
      </w:pPr>
      <w:r>
        <w:rPr>
          <w:rStyle w:val="af3"/>
          <w:rFonts w:hint="eastAsia"/>
        </w:rPr>
        <w:annotationRef/>
      </w:r>
      <w:r>
        <w:rPr>
          <w:rFonts w:hint="eastAsia"/>
          <w:noProof/>
        </w:rPr>
        <w:t>提到分级的意义？后续也不同级别有什么区别</w:t>
      </w:r>
    </w:p>
  </w:comment>
  <w:comment w:id="9" w:author="II Carie" w:date="2024-10-24T20:41:00Z" w:initials="IC">
    <w:p w14:paraId="1B98683C" w14:textId="77777777" w:rsidR="006935BB" w:rsidRDefault="006935BB" w:rsidP="006935BB">
      <w:pPr>
        <w:pStyle w:val="af4"/>
        <w:rPr>
          <w:rFonts w:hint="eastAsia"/>
        </w:rPr>
      </w:pPr>
      <w:r>
        <w:rPr>
          <w:rStyle w:val="af3"/>
          <w:rFonts w:hint="eastAsia"/>
        </w:rPr>
        <w:annotationRef/>
      </w:r>
      <w:r>
        <w:rPr>
          <w:rFonts w:hint="eastAsia"/>
        </w:rPr>
        <w:t>一二段删减合并</w:t>
      </w:r>
    </w:p>
  </w:comment>
  <w:comment w:id="14" w:author="FF GOU" w:date="2024-10-28T21:57:00Z" w:initials="FG">
    <w:p w14:paraId="12C5451E" w14:textId="74A3DD20" w:rsidR="005B74C6" w:rsidRDefault="005B74C6">
      <w:pPr>
        <w:pStyle w:val="af4"/>
        <w:rPr>
          <w:rFonts w:hint="eastAsia"/>
        </w:rPr>
      </w:pPr>
      <w:r>
        <w:rPr>
          <w:rStyle w:val="af3"/>
          <w:rFonts w:hint="eastAsia"/>
        </w:rPr>
        <w:annotationRef/>
      </w:r>
      <w:r>
        <w:rPr>
          <w:rFonts w:hint="eastAsia"/>
          <w:noProof/>
        </w:rPr>
        <w:t>前后不通</w:t>
      </w:r>
    </w:p>
  </w:comment>
  <w:comment w:id="13" w:author="II Carie" w:date="2024-10-24T20:41:00Z" w:initials="IC">
    <w:p w14:paraId="1CBEE036" w14:textId="77777777" w:rsidR="006935BB" w:rsidRDefault="006935BB" w:rsidP="006935BB">
      <w:pPr>
        <w:pStyle w:val="af4"/>
        <w:rPr>
          <w:rFonts w:hint="eastAsia"/>
        </w:rPr>
      </w:pPr>
      <w:r>
        <w:rPr>
          <w:rStyle w:val="af3"/>
          <w:rFonts w:hint="eastAsia"/>
        </w:rPr>
        <w:annotationRef/>
      </w:r>
      <w:r>
        <w:rPr>
          <w:rFonts w:hint="eastAsia"/>
        </w:rPr>
        <w:t>精简</w:t>
      </w:r>
    </w:p>
  </w:comment>
  <w:comment w:id="19" w:author="II Carie" w:date="2024-10-24T20:41:00Z" w:initials="IC">
    <w:p w14:paraId="5B24E208" w14:textId="77777777" w:rsidR="006935BB" w:rsidRDefault="006935BB" w:rsidP="006935BB">
      <w:pPr>
        <w:pStyle w:val="af4"/>
        <w:rPr>
          <w:rFonts w:hint="eastAsia"/>
        </w:rPr>
      </w:pPr>
      <w:r>
        <w:rPr>
          <w:rStyle w:val="af3"/>
          <w:rFonts w:hint="eastAsia"/>
        </w:rPr>
        <w:annotationRef/>
      </w:r>
      <w:r>
        <w:rPr>
          <w:rFonts w:hint="eastAsia"/>
        </w:rPr>
        <w:t>精简</w:t>
      </w:r>
    </w:p>
  </w:comment>
  <w:comment w:id="23" w:author="FF GOU" w:date="2024-10-28T21:59:00Z" w:initials="FG">
    <w:p w14:paraId="0B7AC4E6" w14:textId="6883D7DD" w:rsidR="005B74C6" w:rsidRDefault="005B74C6">
      <w:pPr>
        <w:pStyle w:val="af4"/>
        <w:rPr>
          <w:rFonts w:hint="eastAsia"/>
        </w:rPr>
      </w:pPr>
      <w:r>
        <w:rPr>
          <w:rStyle w:val="af3"/>
          <w:rFonts w:hint="eastAsia"/>
        </w:rPr>
        <w:annotationRef/>
      </w:r>
      <w:r>
        <w:rPr>
          <w:rFonts w:hint="eastAsia"/>
          <w:noProof/>
        </w:rPr>
        <w:t>此段尽量不要加引用</w:t>
      </w:r>
    </w:p>
  </w:comment>
  <w:comment w:id="22" w:author="II Carie" w:date="2024-10-24T20:42:00Z" w:initials="IC">
    <w:p w14:paraId="64D3A895" w14:textId="77777777" w:rsidR="006935BB" w:rsidRDefault="006935BB" w:rsidP="006935BB">
      <w:pPr>
        <w:pStyle w:val="af4"/>
        <w:rPr>
          <w:rFonts w:hint="eastAsia"/>
        </w:rPr>
      </w:pPr>
      <w:r>
        <w:rPr>
          <w:rStyle w:val="af3"/>
          <w:rFonts w:hint="eastAsia"/>
        </w:rPr>
        <w:annotationRef/>
      </w:r>
      <w:r>
        <w:rPr>
          <w:rFonts w:hint="eastAsia"/>
        </w:rPr>
        <w:t>添加了预处理方法的描述</w:t>
      </w:r>
    </w:p>
  </w:comment>
  <w:comment w:id="45" w:author="FF GOU" w:date="2024-10-28T22:01:00Z" w:initials="FG">
    <w:p w14:paraId="466FD076" w14:textId="50BA50B6" w:rsidR="0092434B" w:rsidRDefault="0092434B">
      <w:pPr>
        <w:pStyle w:val="af4"/>
        <w:rPr>
          <w:rFonts w:hint="eastAsia"/>
        </w:rPr>
      </w:pPr>
      <w:r>
        <w:rPr>
          <w:rStyle w:val="af3"/>
          <w:rFonts w:hint="eastAsia"/>
        </w:rPr>
        <w:annotationRef/>
      </w:r>
      <w:r>
        <w:rPr>
          <w:rFonts w:hint="eastAsia"/>
          <w:noProof/>
        </w:rPr>
        <w:t>使用的什么技术，所以复杂度低</w:t>
      </w:r>
    </w:p>
  </w:comment>
  <w:comment w:id="46" w:author="II Carie" w:date="2024-10-24T20:43:00Z" w:initials="IC">
    <w:p w14:paraId="16A1D0BF" w14:textId="77777777" w:rsidR="006935BB" w:rsidRDefault="006935BB" w:rsidP="006935BB">
      <w:pPr>
        <w:pStyle w:val="af4"/>
        <w:rPr>
          <w:rFonts w:hint="eastAsia"/>
        </w:rPr>
      </w:pPr>
      <w:r>
        <w:rPr>
          <w:rStyle w:val="af3"/>
          <w:rFonts w:hint="eastAsia"/>
        </w:rPr>
        <w:annotationRef/>
      </w:r>
      <w:r>
        <w:rPr>
          <w:rFonts w:hint="eastAsia"/>
        </w:rPr>
        <w:t>补充全称</w:t>
      </w:r>
    </w:p>
  </w:comment>
  <w:comment w:id="48" w:author="II Carie" w:date="2024-10-24T20:43:00Z" w:initials="IC">
    <w:p w14:paraId="40F48FA5" w14:textId="77777777" w:rsidR="006935BB" w:rsidRDefault="006935BB" w:rsidP="006935BB">
      <w:pPr>
        <w:pStyle w:val="af4"/>
        <w:rPr>
          <w:rFonts w:hint="eastAsia"/>
        </w:rPr>
      </w:pPr>
      <w:r>
        <w:rPr>
          <w:rStyle w:val="af3"/>
          <w:rFonts w:hint="eastAsia"/>
        </w:rPr>
        <w:annotationRef/>
      </w:r>
      <w:r>
        <w:rPr>
          <w:rFonts w:hint="eastAsia"/>
        </w:rPr>
        <w:t>补充脑胶质瘤的危害</w:t>
      </w:r>
    </w:p>
  </w:comment>
  <w:comment w:id="54" w:author="FF GOU" w:date="2024-10-28T21:13:00Z" w:initials="FG">
    <w:p w14:paraId="7BA83A81" w14:textId="39DA89FC" w:rsidR="003C035E" w:rsidRDefault="003C035E">
      <w:pPr>
        <w:pStyle w:val="af4"/>
        <w:rPr>
          <w:rFonts w:hint="eastAsia"/>
        </w:rPr>
      </w:pPr>
      <w:r>
        <w:rPr>
          <w:rStyle w:val="af3"/>
          <w:rFonts w:hint="eastAsia"/>
        </w:rPr>
        <w:annotationRef/>
      </w:r>
      <w:r>
        <w:rPr>
          <w:rFonts w:hint="eastAsia"/>
          <w:noProof/>
        </w:rPr>
        <w:t>背景图的颜色谈一点</w:t>
      </w:r>
    </w:p>
  </w:comment>
  <w:comment w:id="55" w:author="II Carie" w:date="2024-10-24T20:43:00Z" w:initials="IC">
    <w:p w14:paraId="7EA421C5" w14:textId="77777777" w:rsidR="006935BB" w:rsidRDefault="006935BB" w:rsidP="006935BB">
      <w:pPr>
        <w:pStyle w:val="af4"/>
        <w:rPr>
          <w:rFonts w:hint="eastAsia"/>
        </w:rPr>
      </w:pPr>
      <w:r>
        <w:rPr>
          <w:rStyle w:val="af3"/>
          <w:rFonts w:hint="eastAsia"/>
        </w:rPr>
        <w:annotationRef/>
      </w:r>
      <w:r>
        <w:rPr>
          <w:rFonts w:hint="eastAsia"/>
        </w:rPr>
        <w:t>补充流程介绍</w:t>
      </w:r>
    </w:p>
  </w:comment>
  <w:comment w:id="58" w:author="II Carie" w:date="2024-10-24T20:44:00Z" w:initials="IC">
    <w:p w14:paraId="256A1AE5" w14:textId="77777777" w:rsidR="006935BB" w:rsidRDefault="006935BB" w:rsidP="006935BB">
      <w:pPr>
        <w:pStyle w:val="af4"/>
        <w:rPr>
          <w:rFonts w:hint="eastAsia"/>
        </w:rPr>
      </w:pPr>
      <w:r>
        <w:rPr>
          <w:rStyle w:val="af3"/>
          <w:rFonts w:hint="eastAsia"/>
        </w:rPr>
        <w:annotationRef/>
      </w:r>
      <w:r>
        <w:rPr>
          <w:rFonts w:hint="eastAsia"/>
        </w:rPr>
        <w:t>添加预处理章节</w:t>
      </w:r>
    </w:p>
  </w:comment>
  <w:comment w:id="62" w:author="FF GOU" w:date="2024-10-28T22:04:00Z" w:initials="FG">
    <w:p w14:paraId="282B7A20" w14:textId="481CEC55" w:rsidR="002948A9" w:rsidRDefault="002948A9">
      <w:pPr>
        <w:pStyle w:val="af4"/>
        <w:rPr>
          <w:rFonts w:hint="eastAsia"/>
        </w:rPr>
      </w:pPr>
      <w:r>
        <w:rPr>
          <w:rStyle w:val="af3"/>
          <w:rFonts w:hint="eastAsia"/>
        </w:rPr>
        <w:annotationRef/>
      </w:r>
      <w:r>
        <w:rPr>
          <w:rFonts w:hint="eastAsia"/>
          <w:noProof/>
        </w:rPr>
        <w:t>可以放前面</w:t>
      </w:r>
    </w:p>
  </w:comment>
  <w:comment w:id="63" w:author="FF GOU" w:date="2024-10-28T21:12:00Z" w:initials="FG">
    <w:p w14:paraId="5FE155FD" w14:textId="7880593C" w:rsidR="003C035E" w:rsidRDefault="003C035E">
      <w:pPr>
        <w:pStyle w:val="af4"/>
        <w:rPr>
          <w:rFonts w:hint="eastAsia"/>
        </w:rPr>
      </w:pPr>
      <w:r>
        <w:rPr>
          <w:rStyle w:val="af3"/>
          <w:rFonts w:hint="eastAsia"/>
        </w:rPr>
        <w:annotationRef/>
      </w:r>
      <w:r>
        <w:rPr>
          <w:rFonts w:hint="eastAsia"/>
          <w:noProof/>
        </w:rPr>
        <w:t>这个图再丰富一下，</w:t>
      </w:r>
      <w:r w:rsidRPr="003C035E">
        <w:rPr>
          <w:rFonts w:hint="eastAsia"/>
          <w:noProof/>
        </w:rPr>
        <w:t>对比度自适应直方图均衡化算法</w:t>
      </w:r>
      <w:r>
        <w:rPr>
          <w:rFonts w:hint="eastAsia"/>
          <w:noProof/>
        </w:rPr>
        <w:t>过程、旋转、缩放、扩展和翻转的过程和结果</w:t>
      </w:r>
    </w:p>
  </w:comment>
  <w:comment w:id="66" w:author="FF GOU" w:date="2024-10-28T22:05:00Z" w:initials="FG">
    <w:p w14:paraId="51F16C58" w14:textId="58444359" w:rsidR="002948A9" w:rsidRDefault="002948A9">
      <w:pPr>
        <w:pStyle w:val="af4"/>
        <w:rPr>
          <w:rFonts w:hint="eastAsia"/>
        </w:rPr>
      </w:pPr>
      <w:r>
        <w:rPr>
          <w:rStyle w:val="af3"/>
          <w:rFonts w:hint="eastAsia"/>
        </w:rPr>
        <w:annotationRef/>
      </w:r>
      <w:r>
        <w:rPr>
          <w:rFonts w:hint="eastAsia"/>
          <w:noProof/>
        </w:rPr>
        <w:t>通过预处理后，MRI变得怎么样了</w:t>
      </w:r>
    </w:p>
  </w:comment>
  <w:comment w:id="71" w:author="FF GOU" w:date="2024-10-28T22:07:00Z" w:initials="FG">
    <w:p w14:paraId="79C062DE" w14:textId="2C6D2439" w:rsidR="002948A9" w:rsidRDefault="002948A9">
      <w:pPr>
        <w:pStyle w:val="af4"/>
        <w:rPr>
          <w:rFonts w:hint="eastAsia"/>
        </w:rPr>
      </w:pPr>
      <w:r>
        <w:rPr>
          <w:rStyle w:val="af3"/>
          <w:rFonts w:hint="eastAsia"/>
        </w:rPr>
        <w:annotationRef/>
      </w:r>
      <w:r>
        <w:rPr>
          <w:rFonts w:hint="eastAsia"/>
          <w:noProof/>
        </w:rPr>
        <w:t>背景融入的还不够</w:t>
      </w:r>
    </w:p>
  </w:comment>
  <w:comment w:id="74" w:author="FF GOU" w:date="2024-10-28T22:06:00Z" w:initials="FG">
    <w:p w14:paraId="3A840D60" w14:textId="6C0DAE5E" w:rsidR="002948A9" w:rsidRDefault="002948A9">
      <w:pPr>
        <w:pStyle w:val="af4"/>
        <w:rPr>
          <w:rFonts w:hint="eastAsia"/>
        </w:rPr>
      </w:pPr>
      <w:r>
        <w:rPr>
          <w:rStyle w:val="af3"/>
          <w:rFonts w:hint="eastAsia"/>
        </w:rPr>
        <w:annotationRef/>
      </w:r>
      <w:r>
        <w:rPr>
          <w:rFonts w:hint="eastAsia"/>
          <w:noProof/>
        </w:rPr>
        <w:t>直接说脑胶质瘤的图片</w:t>
      </w:r>
    </w:p>
  </w:comment>
  <w:comment w:id="73" w:author="II Carie" w:date="2024-10-24T20:52:00Z" w:initials="IC">
    <w:p w14:paraId="1C6E615D" w14:textId="77777777" w:rsidR="00C80F7F" w:rsidRDefault="00C80F7F" w:rsidP="00C80F7F">
      <w:pPr>
        <w:pStyle w:val="af4"/>
        <w:rPr>
          <w:rFonts w:hint="eastAsia"/>
        </w:rPr>
      </w:pPr>
      <w:r>
        <w:rPr>
          <w:rStyle w:val="af3"/>
          <w:rFonts w:hint="eastAsia"/>
        </w:rPr>
        <w:annotationRef/>
      </w:r>
      <w:r>
        <w:rPr>
          <w:rFonts w:hint="eastAsia"/>
        </w:rPr>
        <w:t>先提出问题，再引出模型</w:t>
      </w:r>
    </w:p>
  </w:comment>
  <w:comment w:id="75" w:author="II Carie" w:date="2024-10-24T20:55:00Z" w:initials="IC">
    <w:p w14:paraId="5F4063E7" w14:textId="77777777" w:rsidR="003E6442" w:rsidRDefault="003E6442" w:rsidP="003E6442">
      <w:pPr>
        <w:pStyle w:val="af4"/>
        <w:rPr>
          <w:rFonts w:hint="eastAsia"/>
        </w:rPr>
      </w:pPr>
      <w:r>
        <w:rPr>
          <w:rStyle w:val="af3"/>
          <w:rFonts w:hint="eastAsia"/>
        </w:rPr>
        <w:annotationRef/>
      </w:r>
      <w:r>
        <w:rPr>
          <w:rFonts w:hint="eastAsia"/>
        </w:rPr>
        <w:t>图片后面用latex排版的话能放大一点，那样应该会更清晰</w:t>
      </w:r>
    </w:p>
  </w:comment>
  <w:comment w:id="76" w:author="II Carie" w:date="2024-10-24T20:54:00Z" w:initials="IC">
    <w:p w14:paraId="0B5EE9F2" w14:textId="4298A903" w:rsidR="00C80F7F" w:rsidRDefault="00C80F7F" w:rsidP="00C80F7F">
      <w:pPr>
        <w:pStyle w:val="af4"/>
        <w:rPr>
          <w:rFonts w:hint="eastAsia"/>
        </w:rPr>
      </w:pPr>
      <w:r>
        <w:rPr>
          <w:rStyle w:val="af3"/>
          <w:rFonts w:hint="eastAsia"/>
        </w:rPr>
        <w:annotationRef/>
      </w:r>
      <w:r>
        <w:rPr>
          <w:rFonts w:hint="eastAsia"/>
        </w:rPr>
        <w:t>补充全称</w:t>
      </w:r>
    </w:p>
  </w:comment>
  <w:comment w:id="77" w:author="FF GOU" w:date="2024-10-28T22:07:00Z" w:initials="FG">
    <w:p w14:paraId="01EBFBFD" w14:textId="4B3D94BB" w:rsidR="002948A9" w:rsidRDefault="002948A9">
      <w:pPr>
        <w:pStyle w:val="af4"/>
        <w:rPr>
          <w:rFonts w:hint="eastAsia"/>
        </w:rPr>
      </w:pPr>
      <w:r>
        <w:rPr>
          <w:rStyle w:val="af3"/>
          <w:rFonts w:hint="eastAsia"/>
        </w:rPr>
        <w:annotationRef/>
      </w:r>
      <w:r>
        <w:rPr>
          <w:rFonts w:hint="eastAsia"/>
          <w:noProof/>
        </w:rPr>
        <w:t>分割目标在使用这个数据集训练里具体指什么</w:t>
      </w:r>
    </w:p>
  </w:comment>
  <w:comment w:id="78" w:author="FF GOU" w:date="2024-10-28T22:08:00Z" w:initials="FG">
    <w:p w14:paraId="1C933D76" w14:textId="4ABDA38B" w:rsidR="002948A9" w:rsidRDefault="002948A9">
      <w:pPr>
        <w:pStyle w:val="af4"/>
        <w:rPr>
          <w:rFonts w:hint="eastAsia"/>
        </w:rPr>
      </w:pPr>
      <w:r>
        <w:rPr>
          <w:rStyle w:val="af3"/>
          <w:rFonts w:hint="eastAsia"/>
        </w:rPr>
        <w:annotationRef/>
      </w:r>
      <w:r>
        <w:rPr>
          <w:rFonts w:hint="eastAsia"/>
          <w:noProof/>
        </w:rPr>
        <w:t>肿瘤区域的预测精度，等相关背景的表述可以加进去</w:t>
      </w:r>
    </w:p>
  </w:comment>
  <w:comment w:id="80" w:author="FF GOU" w:date="2024-10-28T22:08:00Z" w:initials="FG">
    <w:p w14:paraId="65CC2439" w14:textId="1AD3330D" w:rsidR="002948A9" w:rsidRDefault="002948A9">
      <w:pPr>
        <w:pStyle w:val="af4"/>
        <w:rPr>
          <w:rFonts w:hint="eastAsia"/>
        </w:rPr>
      </w:pPr>
      <w:r>
        <w:rPr>
          <w:rStyle w:val="af3"/>
          <w:rFonts w:hint="eastAsia"/>
        </w:rPr>
        <w:annotationRef/>
      </w:r>
      <w:r>
        <w:rPr>
          <w:rFonts w:hint="eastAsia"/>
          <w:noProof/>
        </w:rPr>
        <w:t>这个表再改一下，一方面翻译以后太长，另一方面两个医院的数据可以合一起，写成一个医院就行</w:t>
      </w:r>
    </w:p>
  </w:comment>
  <w:comment w:id="81" w:author="FF GOU" w:date="2024-10-28T22:13:00Z" w:initials="FG">
    <w:p w14:paraId="5645F149" w14:textId="269A77F0" w:rsidR="00182975" w:rsidRDefault="00182975">
      <w:pPr>
        <w:pStyle w:val="af4"/>
        <w:rPr>
          <w:rFonts w:hint="eastAsia"/>
        </w:rPr>
      </w:pPr>
      <w:r>
        <w:rPr>
          <w:rStyle w:val="af3"/>
          <w:rFonts w:hint="eastAsia"/>
        </w:rPr>
        <w:annotationRef/>
      </w:r>
      <w:r>
        <w:rPr>
          <w:rFonts w:hint="eastAsia"/>
          <w:noProof/>
        </w:rPr>
        <w:t>图表需要丰富</w:t>
      </w:r>
    </w:p>
  </w:comment>
  <w:comment w:id="82" w:author="II Carie" w:date="2024-10-24T20:55:00Z" w:initials="IC">
    <w:p w14:paraId="7D95AD23" w14:textId="77777777" w:rsidR="003E6442" w:rsidRDefault="003E6442" w:rsidP="003E6442">
      <w:pPr>
        <w:pStyle w:val="af4"/>
        <w:rPr>
          <w:rFonts w:hint="eastAsia"/>
        </w:rPr>
      </w:pPr>
      <w:r>
        <w:rPr>
          <w:rStyle w:val="af3"/>
          <w:rFonts w:hint="eastAsia"/>
        </w:rPr>
        <w:annotationRef/>
      </w:r>
      <w:r>
        <w:rPr>
          <w:rFonts w:hint="eastAsia"/>
        </w:rPr>
        <w:t>添加复杂度对比表格</w:t>
      </w:r>
    </w:p>
  </w:comment>
  <w:comment w:id="83" w:author="II Carie" w:date="2024-10-24T20:56:00Z" w:initials="IC">
    <w:p w14:paraId="2F7332C8" w14:textId="77777777" w:rsidR="003E6442" w:rsidRDefault="003E6442" w:rsidP="003E6442">
      <w:pPr>
        <w:pStyle w:val="af4"/>
        <w:rPr>
          <w:rFonts w:hint="eastAsia"/>
        </w:rPr>
      </w:pPr>
      <w:r>
        <w:rPr>
          <w:rStyle w:val="af3"/>
          <w:rFonts w:hint="eastAsia"/>
        </w:rPr>
        <w:annotationRef/>
      </w:r>
      <w:r>
        <w:rPr>
          <w:rFonts w:hint="eastAsia"/>
        </w:rPr>
        <w:t>添加精确度和复杂度对比图</w:t>
      </w:r>
    </w:p>
  </w:comment>
  <w:comment w:id="84" w:author="FF GOU" w:date="2024-10-28T22:10:00Z" w:initials="FG">
    <w:p w14:paraId="7FE4BF18" w14:textId="705DE0CC" w:rsidR="00182975" w:rsidRDefault="00182975">
      <w:pPr>
        <w:pStyle w:val="af4"/>
        <w:rPr>
          <w:rFonts w:hint="eastAsia"/>
        </w:rPr>
      </w:pPr>
      <w:r>
        <w:rPr>
          <w:rStyle w:val="af3"/>
          <w:rFonts w:hint="eastAsia"/>
        </w:rPr>
        <w:annotationRef/>
      </w:r>
      <w:r>
        <w:rPr>
          <w:rFonts w:hint="eastAsia"/>
          <w:noProof/>
        </w:rPr>
        <w:t>这个图里面的对比信息再丰富、突出一点</w:t>
      </w:r>
    </w:p>
  </w:comment>
  <w:comment w:id="86" w:author="FF GOU" w:date="2024-10-28T22:12:00Z" w:initials="FG">
    <w:p w14:paraId="523609D5" w14:textId="24C8EA23" w:rsidR="00182975" w:rsidRDefault="00182975">
      <w:pPr>
        <w:pStyle w:val="af4"/>
        <w:rPr>
          <w:rFonts w:hint="eastAsia"/>
        </w:rPr>
      </w:pPr>
      <w:r>
        <w:rPr>
          <w:rStyle w:val="af3"/>
          <w:rFonts w:hint="eastAsia"/>
        </w:rPr>
        <w:annotationRef/>
      </w:r>
      <w:r>
        <w:rPr>
          <w:rFonts w:hint="eastAsia"/>
          <w:noProof/>
        </w:rPr>
        <w:t>加收敛性变化、损失函数变化相关的对比图表进去</w:t>
      </w:r>
    </w:p>
  </w:comment>
  <w:comment w:id="88" w:author="II Carie" w:date="2024-10-24T20:56:00Z" w:initials="IC">
    <w:p w14:paraId="079FB6AC" w14:textId="77777777" w:rsidR="003E6442" w:rsidRDefault="003E6442" w:rsidP="003E6442">
      <w:pPr>
        <w:pStyle w:val="af4"/>
        <w:rPr>
          <w:rFonts w:hint="eastAsia"/>
        </w:rPr>
      </w:pPr>
      <w:r>
        <w:rPr>
          <w:rStyle w:val="af3"/>
          <w:rFonts w:hint="eastAsia"/>
        </w:rPr>
        <w:annotationRef/>
      </w:r>
      <w:r>
        <w:rPr>
          <w:rFonts w:hint="eastAsia"/>
        </w:rPr>
        <w:t>添加clahe预处理的消融实验结果</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3834844" w15:done="0"/>
  <w15:commentEx w15:paraId="71B94BD4" w15:done="0"/>
  <w15:commentEx w15:paraId="38A664E8" w15:done="0"/>
  <w15:commentEx w15:paraId="044A33B3" w15:done="0"/>
  <w15:commentEx w15:paraId="123F7BBB" w15:done="0"/>
  <w15:commentEx w15:paraId="11B76797" w15:done="0"/>
  <w15:commentEx w15:paraId="1E065C60" w15:done="0"/>
  <w15:commentEx w15:paraId="0012AD36" w15:done="0"/>
  <w15:commentEx w15:paraId="213E870B" w15:done="0"/>
  <w15:commentEx w15:paraId="1B98683C" w15:done="0"/>
  <w15:commentEx w15:paraId="12C5451E" w15:done="0"/>
  <w15:commentEx w15:paraId="1CBEE036" w15:done="0"/>
  <w15:commentEx w15:paraId="5B24E208" w15:done="0"/>
  <w15:commentEx w15:paraId="0B7AC4E6" w15:done="0"/>
  <w15:commentEx w15:paraId="64D3A895" w15:done="0"/>
  <w15:commentEx w15:paraId="466FD076" w15:done="0"/>
  <w15:commentEx w15:paraId="16A1D0BF" w15:done="0"/>
  <w15:commentEx w15:paraId="40F48FA5" w15:done="0"/>
  <w15:commentEx w15:paraId="7BA83A81" w15:done="0"/>
  <w15:commentEx w15:paraId="7EA421C5" w15:done="0"/>
  <w15:commentEx w15:paraId="256A1AE5" w15:done="0"/>
  <w15:commentEx w15:paraId="282B7A20" w15:done="0"/>
  <w15:commentEx w15:paraId="5FE155FD" w15:done="0"/>
  <w15:commentEx w15:paraId="51F16C58" w15:done="0"/>
  <w15:commentEx w15:paraId="79C062DE" w15:done="0"/>
  <w15:commentEx w15:paraId="3A840D60" w15:done="0"/>
  <w15:commentEx w15:paraId="1C6E615D" w15:done="0"/>
  <w15:commentEx w15:paraId="5F4063E7" w15:done="0"/>
  <w15:commentEx w15:paraId="0B5EE9F2" w15:done="0"/>
  <w15:commentEx w15:paraId="01EBFBFD" w15:done="0"/>
  <w15:commentEx w15:paraId="1C933D76" w15:done="0"/>
  <w15:commentEx w15:paraId="65CC2439" w15:done="0"/>
  <w15:commentEx w15:paraId="5645F149" w15:done="0"/>
  <w15:commentEx w15:paraId="7D95AD23" w15:done="0"/>
  <w15:commentEx w15:paraId="2F7332C8" w15:done="0"/>
  <w15:commentEx w15:paraId="7FE4BF18" w15:done="0"/>
  <w15:commentEx w15:paraId="523609D5" w15:done="0"/>
  <w15:commentEx w15:paraId="079FB6A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189E007" w16cex:dateUtc="2024-10-28T13:39:00Z"/>
  <w16cex:commentExtensible w16cex:durableId="0807A3FD" w16cex:dateUtc="2024-10-28T13:39:00Z"/>
  <w16cex:commentExtensible w16cex:durableId="19A64976" w16cex:dateUtc="2024-10-28T13:39:00Z"/>
  <w16cex:commentExtensible w16cex:durableId="04604100" w16cex:dateUtc="2024-10-28T13:40:00Z"/>
  <w16cex:commentExtensible w16cex:durableId="13724B7A" w16cex:dateUtc="2024-10-24T12:40:00Z"/>
  <w16cex:commentExtensible w16cex:durableId="67B907C8" w16cex:dateUtc="2024-10-28T13:41:00Z"/>
  <w16cex:commentExtensible w16cex:durableId="35F6DB24" w16cex:dateUtc="2024-10-28T13:50:00Z"/>
  <w16cex:commentExtensible w16cex:durableId="25D50CFC" w16cex:dateUtc="2024-10-28T13:34:00Z"/>
  <w16cex:commentExtensible w16cex:durableId="18027D6B" w16cex:dateUtc="2024-10-28T13:50:00Z"/>
  <w16cex:commentExtensible w16cex:durableId="50193344" w16cex:dateUtc="2024-10-24T12:41:00Z"/>
  <w16cex:commentExtensible w16cex:durableId="5E31A540" w16cex:dateUtc="2024-10-28T13:57:00Z"/>
  <w16cex:commentExtensible w16cex:durableId="76383DD7" w16cex:dateUtc="2024-10-24T12:41:00Z"/>
  <w16cex:commentExtensible w16cex:durableId="4C6DA6E2" w16cex:dateUtc="2024-10-24T12:41:00Z"/>
  <w16cex:commentExtensible w16cex:durableId="398766DC" w16cex:dateUtc="2024-10-28T13:59:00Z"/>
  <w16cex:commentExtensible w16cex:durableId="10A6B89A" w16cex:dateUtc="2024-10-24T12:42:00Z"/>
  <w16cex:commentExtensible w16cex:durableId="6FD09B76" w16cex:dateUtc="2024-10-28T14:01:00Z"/>
  <w16cex:commentExtensible w16cex:durableId="4D4BE338" w16cex:dateUtc="2024-10-24T12:43:00Z"/>
  <w16cex:commentExtensible w16cex:durableId="024BEF28" w16cex:dateUtc="2024-10-24T12:43:00Z"/>
  <w16cex:commentExtensible w16cex:durableId="0B4B5C54" w16cex:dateUtc="2024-10-28T13:13:00Z"/>
  <w16cex:commentExtensible w16cex:durableId="36E75008" w16cex:dateUtc="2024-10-24T12:43:00Z"/>
  <w16cex:commentExtensible w16cex:durableId="5782B51C" w16cex:dateUtc="2024-10-24T12:44:00Z"/>
  <w16cex:commentExtensible w16cex:durableId="441F43AA" w16cex:dateUtc="2024-10-28T14:04:00Z"/>
  <w16cex:commentExtensible w16cex:durableId="3DEF12AA" w16cex:dateUtc="2024-10-28T13:12:00Z"/>
  <w16cex:commentExtensible w16cex:durableId="00145169" w16cex:dateUtc="2024-10-28T14:05:00Z"/>
  <w16cex:commentExtensible w16cex:durableId="6B7D28C3" w16cex:dateUtc="2024-10-28T14:07:00Z"/>
  <w16cex:commentExtensible w16cex:durableId="4532DF09" w16cex:dateUtc="2024-10-28T14:06:00Z"/>
  <w16cex:commentExtensible w16cex:durableId="118B83DD" w16cex:dateUtc="2024-10-24T12:52:00Z"/>
  <w16cex:commentExtensible w16cex:durableId="4580A3C9" w16cex:dateUtc="2024-10-24T12:55:00Z"/>
  <w16cex:commentExtensible w16cex:durableId="0414A45F" w16cex:dateUtc="2024-10-24T12:54:00Z"/>
  <w16cex:commentExtensible w16cex:durableId="0E2ECDB6" w16cex:dateUtc="2024-10-28T14:07:00Z"/>
  <w16cex:commentExtensible w16cex:durableId="2D369E62" w16cex:dateUtc="2024-10-28T14:08:00Z"/>
  <w16cex:commentExtensible w16cex:durableId="7D295C3B" w16cex:dateUtc="2024-10-28T14:08:00Z"/>
  <w16cex:commentExtensible w16cex:durableId="70F77DFB" w16cex:dateUtc="2024-10-28T14:13:00Z"/>
  <w16cex:commentExtensible w16cex:durableId="17C687FF" w16cex:dateUtc="2024-10-24T12:55:00Z"/>
  <w16cex:commentExtensible w16cex:durableId="13D9BA85" w16cex:dateUtc="2024-10-24T12:56:00Z"/>
  <w16cex:commentExtensible w16cex:durableId="3ECA26F9" w16cex:dateUtc="2024-10-28T14:10:00Z"/>
  <w16cex:commentExtensible w16cex:durableId="02990BE0" w16cex:dateUtc="2024-10-28T14:12:00Z"/>
  <w16cex:commentExtensible w16cex:durableId="0BC46284" w16cex:dateUtc="2024-10-24T12: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3834844" w16cid:durableId="6189E007"/>
  <w16cid:commentId w16cid:paraId="71B94BD4" w16cid:durableId="0807A3FD"/>
  <w16cid:commentId w16cid:paraId="38A664E8" w16cid:durableId="19A64976"/>
  <w16cid:commentId w16cid:paraId="044A33B3" w16cid:durableId="04604100"/>
  <w16cid:commentId w16cid:paraId="123F7BBB" w16cid:durableId="13724B7A"/>
  <w16cid:commentId w16cid:paraId="11B76797" w16cid:durableId="67B907C8"/>
  <w16cid:commentId w16cid:paraId="1E065C60" w16cid:durableId="35F6DB24"/>
  <w16cid:commentId w16cid:paraId="0012AD36" w16cid:durableId="25D50CFC"/>
  <w16cid:commentId w16cid:paraId="213E870B" w16cid:durableId="18027D6B"/>
  <w16cid:commentId w16cid:paraId="1B98683C" w16cid:durableId="50193344"/>
  <w16cid:commentId w16cid:paraId="12C5451E" w16cid:durableId="5E31A540"/>
  <w16cid:commentId w16cid:paraId="1CBEE036" w16cid:durableId="76383DD7"/>
  <w16cid:commentId w16cid:paraId="5B24E208" w16cid:durableId="4C6DA6E2"/>
  <w16cid:commentId w16cid:paraId="0B7AC4E6" w16cid:durableId="398766DC"/>
  <w16cid:commentId w16cid:paraId="64D3A895" w16cid:durableId="10A6B89A"/>
  <w16cid:commentId w16cid:paraId="466FD076" w16cid:durableId="6FD09B76"/>
  <w16cid:commentId w16cid:paraId="16A1D0BF" w16cid:durableId="4D4BE338"/>
  <w16cid:commentId w16cid:paraId="40F48FA5" w16cid:durableId="024BEF28"/>
  <w16cid:commentId w16cid:paraId="7BA83A81" w16cid:durableId="0B4B5C54"/>
  <w16cid:commentId w16cid:paraId="7EA421C5" w16cid:durableId="36E75008"/>
  <w16cid:commentId w16cid:paraId="256A1AE5" w16cid:durableId="5782B51C"/>
  <w16cid:commentId w16cid:paraId="282B7A20" w16cid:durableId="441F43AA"/>
  <w16cid:commentId w16cid:paraId="5FE155FD" w16cid:durableId="3DEF12AA"/>
  <w16cid:commentId w16cid:paraId="51F16C58" w16cid:durableId="00145169"/>
  <w16cid:commentId w16cid:paraId="79C062DE" w16cid:durableId="6B7D28C3"/>
  <w16cid:commentId w16cid:paraId="3A840D60" w16cid:durableId="4532DF09"/>
  <w16cid:commentId w16cid:paraId="1C6E615D" w16cid:durableId="118B83DD"/>
  <w16cid:commentId w16cid:paraId="5F4063E7" w16cid:durableId="4580A3C9"/>
  <w16cid:commentId w16cid:paraId="0B5EE9F2" w16cid:durableId="0414A45F"/>
  <w16cid:commentId w16cid:paraId="01EBFBFD" w16cid:durableId="0E2ECDB6"/>
  <w16cid:commentId w16cid:paraId="1C933D76" w16cid:durableId="2D369E62"/>
  <w16cid:commentId w16cid:paraId="65CC2439" w16cid:durableId="7D295C3B"/>
  <w16cid:commentId w16cid:paraId="5645F149" w16cid:durableId="70F77DFB"/>
  <w16cid:commentId w16cid:paraId="7D95AD23" w16cid:durableId="17C687FF"/>
  <w16cid:commentId w16cid:paraId="2F7332C8" w16cid:durableId="13D9BA85"/>
  <w16cid:commentId w16cid:paraId="7FE4BF18" w16cid:durableId="3ECA26F9"/>
  <w16cid:commentId w16cid:paraId="523609D5" w16cid:durableId="02990BE0"/>
  <w16cid:commentId w16cid:paraId="079FB6AC" w16cid:durableId="0BC4628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20CB9D" w14:textId="77777777" w:rsidR="00D918A7" w:rsidRDefault="00D918A7" w:rsidP="00164388">
      <w:pPr>
        <w:rPr>
          <w:rFonts w:hint="eastAsia"/>
        </w:rPr>
      </w:pPr>
      <w:r>
        <w:separator/>
      </w:r>
    </w:p>
  </w:endnote>
  <w:endnote w:type="continuationSeparator" w:id="0">
    <w:p w14:paraId="390C860D" w14:textId="77777777" w:rsidR="00D918A7" w:rsidRDefault="00D918A7" w:rsidP="00164388">
      <w:pPr>
        <w:rPr>
          <w:rFonts w:hint="eastAsia"/>
        </w:rPr>
      </w:pPr>
      <w:r>
        <w:continuationSeparator/>
      </w:r>
    </w:p>
  </w:endnote>
  <w:endnote w:type="continuationNotice" w:id="1">
    <w:p w14:paraId="22D8F727" w14:textId="77777777" w:rsidR="00D918A7" w:rsidRDefault="00D918A7">
      <w:pPr>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D372D6" w14:textId="77777777" w:rsidR="00D918A7" w:rsidRDefault="00D918A7" w:rsidP="00164388">
      <w:pPr>
        <w:rPr>
          <w:rFonts w:hint="eastAsia"/>
        </w:rPr>
      </w:pPr>
      <w:r>
        <w:separator/>
      </w:r>
    </w:p>
  </w:footnote>
  <w:footnote w:type="continuationSeparator" w:id="0">
    <w:p w14:paraId="4AC23DA2" w14:textId="77777777" w:rsidR="00D918A7" w:rsidRDefault="00D918A7" w:rsidP="00164388">
      <w:pPr>
        <w:rPr>
          <w:rFonts w:hint="eastAsia"/>
        </w:rPr>
      </w:pPr>
      <w:r>
        <w:continuationSeparator/>
      </w:r>
    </w:p>
  </w:footnote>
  <w:footnote w:type="continuationNotice" w:id="1">
    <w:p w14:paraId="1A02798A" w14:textId="77777777" w:rsidR="00D918A7" w:rsidRDefault="00D918A7">
      <w:pPr>
        <w:rPr>
          <w:rFonts w:hint="eastAsia"/>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6794C"/>
    <w:multiLevelType w:val="hybridMultilevel"/>
    <w:tmpl w:val="6382F950"/>
    <w:lvl w:ilvl="0" w:tplc="549ECA6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96F085D"/>
    <w:multiLevelType w:val="multilevel"/>
    <w:tmpl w:val="D3CCF09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2" w15:restartNumberingAfterBreak="0">
    <w:nsid w:val="10413A2C"/>
    <w:multiLevelType w:val="hybridMultilevel"/>
    <w:tmpl w:val="FE06B9FC"/>
    <w:lvl w:ilvl="0" w:tplc="10C6E8DC">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F8524DD"/>
    <w:multiLevelType w:val="hybridMultilevel"/>
    <w:tmpl w:val="035AD3BE"/>
    <w:lvl w:ilvl="0" w:tplc="A08CCBC6">
      <w:start w:val="35"/>
      <w:numFmt w:val="bullet"/>
      <w:lvlText w:val=""/>
      <w:lvlJc w:val="left"/>
      <w:pPr>
        <w:ind w:left="360" w:hanging="360"/>
      </w:pPr>
      <w:rPr>
        <w:rFonts w:ascii="Wingdings" w:eastAsia="宋体" w:hAnsi="Wingding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62B1638C"/>
    <w:multiLevelType w:val="multilevel"/>
    <w:tmpl w:val="1EEEF294"/>
    <w:lvl w:ilvl="0">
      <w:start w:val="1"/>
      <w:numFmt w:val="decimal"/>
      <w:lvlText w:val="%1."/>
      <w:lvlJc w:val="left"/>
      <w:pPr>
        <w:ind w:left="360" w:hanging="360"/>
      </w:pPr>
      <w:rPr>
        <w:rFonts w:hint="default"/>
      </w:rPr>
    </w:lvl>
    <w:lvl w:ilvl="1">
      <w:start w:val="1"/>
      <w:numFmt w:val="decimal"/>
      <w:isLgl/>
      <w:lvlText w:val="%1.%2"/>
      <w:lvlJc w:val="left"/>
      <w:pPr>
        <w:ind w:left="555" w:hanging="55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71B171EE"/>
    <w:multiLevelType w:val="hybridMultilevel"/>
    <w:tmpl w:val="C30ACD4A"/>
    <w:lvl w:ilvl="0" w:tplc="B01A513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216018323">
    <w:abstractNumId w:val="0"/>
  </w:num>
  <w:num w:numId="2" w16cid:durableId="1747725584">
    <w:abstractNumId w:val="4"/>
  </w:num>
  <w:num w:numId="3" w16cid:durableId="1637032346">
    <w:abstractNumId w:val="3"/>
  </w:num>
  <w:num w:numId="4" w16cid:durableId="1878545676">
    <w:abstractNumId w:val="1"/>
  </w:num>
  <w:num w:numId="5" w16cid:durableId="1945261637">
    <w:abstractNumId w:val="5"/>
  </w:num>
  <w:num w:numId="6" w16cid:durableId="183973022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FF GOU">
    <w15:presenceInfo w15:providerId="Windows Live" w15:userId="170c542703f1b240"/>
  </w15:person>
  <w15:person w15:author="II Carie">
    <w15:presenceInfo w15:providerId="Windows Live" w15:userId="a6e619757c4635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377"/>
    <w:rsid w:val="00007632"/>
    <w:rsid w:val="00014B0B"/>
    <w:rsid w:val="000150A3"/>
    <w:rsid w:val="000227CD"/>
    <w:rsid w:val="00033D70"/>
    <w:rsid w:val="00037803"/>
    <w:rsid w:val="00047AC6"/>
    <w:rsid w:val="00050DE5"/>
    <w:rsid w:val="00065F79"/>
    <w:rsid w:val="0007042D"/>
    <w:rsid w:val="00072109"/>
    <w:rsid w:val="0007773D"/>
    <w:rsid w:val="000853C7"/>
    <w:rsid w:val="00092592"/>
    <w:rsid w:val="000A560E"/>
    <w:rsid w:val="000B7377"/>
    <w:rsid w:val="000C4155"/>
    <w:rsid w:val="000C7190"/>
    <w:rsid w:val="000C774E"/>
    <w:rsid w:val="000E226B"/>
    <w:rsid w:val="000E42E8"/>
    <w:rsid w:val="000E4C16"/>
    <w:rsid w:val="000E7A03"/>
    <w:rsid w:val="000F44AC"/>
    <w:rsid w:val="001044EA"/>
    <w:rsid w:val="00115C63"/>
    <w:rsid w:val="00123EA1"/>
    <w:rsid w:val="001302B9"/>
    <w:rsid w:val="00142BF2"/>
    <w:rsid w:val="00153822"/>
    <w:rsid w:val="001548FC"/>
    <w:rsid w:val="001642D4"/>
    <w:rsid w:val="00164388"/>
    <w:rsid w:val="00164B9F"/>
    <w:rsid w:val="00182975"/>
    <w:rsid w:val="001853A7"/>
    <w:rsid w:val="00193000"/>
    <w:rsid w:val="00193CDC"/>
    <w:rsid w:val="00196032"/>
    <w:rsid w:val="001A4888"/>
    <w:rsid w:val="001A59F6"/>
    <w:rsid w:val="001A69CD"/>
    <w:rsid w:val="001A7990"/>
    <w:rsid w:val="001B585D"/>
    <w:rsid w:val="001C565F"/>
    <w:rsid w:val="001D15DA"/>
    <w:rsid w:val="001D430B"/>
    <w:rsid w:val="001D5454"/>
    <w:rsid w:val="001E062F"/>
    <w:rsid w:val="001E2753"/>
    <w:rsid w:val="001E393A"/>
    <w:rsid w:val="002063C4"/>
    <w:rsid w:val="00210002"/>
    <w:rsid w:val="002128F7"/>
    <w:rsid w:val="00220D82"/>
    <w:rsid w:val="0022110B"/>
    <w:rsid w:val="00233998"/>
    <w:rsid w:val="00236C6F"/>
    <w:rsid w:val="00242383"/>
    <w:rsid w:val="00243C1C"/>
    <w:rsid w:val="00253CC7"/>
    <w:rsid w:val="0026241C"/>
    <w:rsid w:val="00266BBD"/>
    <w:rsid w:val="002725B4"/>
    <w:rsid w:val="00275F58"/>
    <w:rsid w:val="00276F55"/>
    <w:rsid w:val="00284930"/>
    <w:rsid w:val="00292CC8"/>
    <w:rsid w:val="002948A9"/>
    <w:rsid w:val="0029633D"/>
    <w:rsid w:val="00297F48"/>
    <w:rsid w:val="002B25BE"/>
    <w:rsid w:val="002B42F8"/>
    <w:rsid w:val="002B58FD"/>
    <w:rsid w:val="002B6F99"/>
    <w:rsid w:val="002D09C6"/>
    <w:rsid w:val="002E61FA"/>
    <w:rsid w:val="002F0882"/>
    <w:rsid w:val="002F3D3D"/>
    <w:rsid w:val="002F7014"/>
    <w:rsid w:val="00301CE3"/>
    <w:rsid w:val="003070F9"/>
    <w:rsid w:val="003159A1"/>
    <w:rsid w:val="00340331"/>
    <w:rsid w:val="00343446"/>
    <w:rsid w:val="003715A4"/>
    <w:rsid w:val="00376021"/>
    <w:rsid w:val="00383FDD"/>
    <w:rsid w:val="00384191"/>
    <w:rsid w:val="00386241"/>
    <w:rsid w:val="0038766A"/>
    <w:rsid w:val="003962B7"/>
    <w:rsid w:val="003B575B"/>
    <w:rsid w:val="003C035E"/>
    <w:rsid w:val="003C39B4"/>
    <w:rsid w:val="003C6A0D"/>
    <w:rsid w:val="003D21BC"/>
    <w:rsid w:val="003D4766"/>
    <w:rsid w:val="003D47A7"/>
    <w:rsid w:val="003E07FE"/>
    <w:rsid w:val="003E2FF5"/>
    <w:rsid w:val="003E6442"/>
    <w:rsid w:val="003F078F"/>
    <w:rsid w:val="003F200D"/>
    <w:rsid w:val="003F42C9"/>
    <w:rsid w:val="004019D6"/>
    <w:rsid w:val="004054A0"/>
    <w:rsid w:val="00412839"/>
    <w:rsid w:val="00414C21"/>
    <w:rsid w:val="00415CED"/>
    <w:rsid w:val="004322D0"/>
    <w:rsid w:val="004437CB"/>
    <w:rsid w:val="00443ECE"/>
    <w:rsid w:val="00443F4C"/>
    <w:rsid w:val="00451AFA"/>
    <w:rsid w:val="004575CA"/>
    <w:rsid w:val="0046117D"/>
    <w:rsid w:val="004618F3"/>
    <w:rsid w:val="004638BA"/>
    <w:rsid w:val="00463E0B"/>
    <w:rsid w:val="00464D8C"/>
    <w:rsid w:val="004701CC"/>
    <w:rsid w:val="00475017"/>
    <w:rsid w:val="004828E2"/>
    <w:rsid w:val="004A14B3"/>
    <w:rsid w:val="004A22A1"/>
    <w:rsid w:val="004B5467"/>
    <w:rsid w:val="004B5E85"/>
    <w:rsid w:val="004B5FB3"/>
    <w:rsid w:val="004C4DCC"/>
    <w:rsid w:val="004C79AA"/>
    <w:rsid w:val="004D0C91"/>
    <w:rsid w:val="004D43B4"/>
    <w:rsid w:val="004D7F15"/>
    <w:rsid w:val="004F2874"/>
    <w:rsid w:val="004F641F"/>
    <w:rsid w:val="004F7F02"/>
    <w:rsid w:val="00507746"/>
    <w:rsid w:val="00514C35"/>
    <w:rsid w:val="00514E7D"/>
    <w:rsid w:val="00515490"/>
    <w:rsid w:val="0052215D"/>
    <w:rsid w:val="0052396F"/>
    <w:rsid w:val="00526DFF"/>
    <w:rsid w:val="005279BC"/>
    <w:rsid w:val="005555E2"/>
    <w:rsid w:val="00563F3C"/>
    <w:rsid w:val="0057584E"/>
    <w:rsid w:val="0058617A"/>
    <w:rsid w:val="00591125"/>
    <w:rsid w:val="00592D4F"/>
    <w:rsid w:val="005B2CB8"/>
    <w:rsid w:val="005B6733"/>
    <w:rsid w:val="005B74C6"/>
    <w:rsid w:val="005C2A57"/>
    <w:rsid w:val="005D4CBA"/>
    <w:rsid w:val="005D58CE"/>
    <w:rsid w:val="005D747F"/>
    <w:rsid w:val="005E0787"/>
    <w:rsid w:val="005E0D96"/>
    <w:rsid w:val="005E2225"/>
    <w:rsid w:val="005E6B6C"/>
    <w:rsid w:val="005F5D2E"/>
    <w:rsid w:val="0060438E"/>
    <w:rsid w:val="006079F3"/>
    <w:rsid w:val="00607BF1"/>
    <w:rsid w:val="0061259E"/>
    <w:rsid w:val="0062115D"/>
    <w:rsid w:val="006225EB"/>
    <w:rsid w:val="006269E4"/>
    <w:rsid w:val="0063136C"/>
    <w:rsid w:val="006327FC"/>
    <w:rsid w:val="00635E43"/>
    <w:rsid w:val="00642B9E"/>
    <w:rsid w:val="00643D72"/>
    <w:rsid w:val="00653C69"/>
    <w:rsid w:val="0065691E"/>
    <w:rsid w:val="00662A41"/>
    <w:rsid w:val="00665978"/>
    <w:rsid w:val="0066694B"/>
    <w:rsid w:val="00675AEB"/>
    <w:rsid w:val="006761B5"/>
    <w:rsid w:val="00676DB3"/>
    <w:rsid w:val="00685FE2"/>
    <w:rsid w:val="006870FD"/>
    <w:rsid w:val="0069014B"/>
    <w:rsid w:val="00692D03"/>
    <w:rsid w:val="006935BB"/>
    <w:rsid w:val="00693D82"/>
    <w:rsid w:val="00695C56"/>
    <w:rsid w:val="006A7E57"/>
    <w:rsid w:val="006B16F1"/>
    <w:rsid w:val="006B468B"/>
    <w:rsid w:val="006B7323"/>
    <w:rsid w:val="006C247C"/>
    <w:rsid w:val="006C25D3"/>
    <w:rsid w:val="006C58C0"/>
    <w:rsid w:val="006C5CA6"/>
    <w:rsid w:val="006C7189"/>
    <w:rsid w:val="006C7364"/>
    <w:rsid w:val="006E0921"/>
    <w:rsid w:val="006E3D6D"/>
    <w:rsid w:val="006F0D4A"/>
    <w:rsid w:val="006F0F40"/>
    <w:rsid w:val="006F1A2A"/>
    <w:rsid w:val="007067B5"/>
    <w:rsid w:val="00706C13"/>
    <w:rsid w:val="00716C7D"/>
    <w:rsid w:val="00716EEB"/>
    <w:rsid w:val="00723126"/>
    <w:rsid w:val="007303C3"/>
    <w:rsid w:val="00734618"/>
    <w:rsid w:val="0074336F"/>
    <w:rsid w:val="00747E76"/>
    <w:rsid w:val="00756663"/>
    <w:rsid w:val="00761441"/>
    <w:rsid w:val="0076449C"/>
    <w:rsid w:val="00766343"/>
    <w:rsid w:val="00766BEB"/>
    <w:rsid w:val="007705F5"/>
    <w:rsid w:val="007739F5"/>
    <w:rsid w:val="0078315B"/>
    <w:rsid w:val="0078591E"/>
    <w:rsid w:val="0079283D"/>
    <w:rsid w:val="00796E83"/>
    <w:rsid w:val="007A028B"/>
    <w:rsid w:val="007A192A"/>
    <w:rsid w:val="007A32B5"/>
    <w:rsid w:val="007B0988"/>
    <w:rsid w:val="007B0B93"/>
    <w:rsid w:val="007B2CBF"/>
    <w:rsid w:val="007C0596"/>
    <w:rsid w:val="007C3844"/>
    <w:rsid w:val="007C4295"/>
    <w:rsid w:val="007C5EC9"/>
    <w:rsid w:val="007D373E"/>
    <w:rsid w:val="007E7074"/>
    <w:rsid w:val="007F3C01"/>
    <w:rsid w:val="007F4361"/>
    <w:rsid w:val="007F58B2"/>
    <w:rsid w:val="007F6A79"/>
    <w:rsid w:val="00800F0F"/>
    <w:rsid w:val="00805815"/>
    <w:rsid w:val="00805E0A"/>
    <w:rsid w:val="00813A4B"/>
    <w:rsid w:val="0081695D"/>
    <w:rsid w:val="00841D15"/>
    <w:rsid w:val="00853BA0"/>
    <w:rsid w:val="00861989"/>
    <w:rsid w:val="00862DCD"/>
    <w:rsid w:val="008767A2"/>
    <w:rsid w:val="00876EC0"/>
    <w:rsid w:val="00884146"/>
    <w:rsid w:val="00885382"/>
    <w:rsid w:val="00885800"/>
    <w:rsid w:val="008859F4"/>
    <w:rsid w:val="00886A49"/>
    <w:rsid w:val="00893E07"/>
    <w:rsid w:val="00896A2B"/>
    <w:rsid w:val="008A0CE0"/>
    <w:rsid w:val="008B208A"/>
    <w:rsid w:val="008B2762"/>
    <w:rsid w:val="008B7590"/>
    <w:rsid w:val="008C00C2"/>
    <w:rsid w:val="008C6BA6"/>
    <w:rsid w:val="008E2D56"/>
    <w:rsid w:val="008F0F53"/>
    <w:rsid w:val="008F573B"/>
    <w:rsid w:val="008F6E9E"/>
    <w:rsid w:val="00901A66"/>
    <w:rsid w:val="00920205"/>
    <w:rsid w:val="0092434B"/>
    <w:rsid w:val="00924999"/>
    <w:rsid w:val="00925313"/>
    <w:rsid w:val="009343B8"/>
    <w:rsid w:val="0094490F"/>
    <w:rsid w:val="00945E96"/>
    <w:rsid w:val="00950002"/>
    <w:rsid w:val="00953D7B"/>
    <w:rsid w:val="00954B92"/>
    <w:rsid w:val="0095503D"/>
    <w:rsid w:val="009560A8"/>
    <w:rsid w:val="009619D2"/>
    <w:rsid w:val="00963899"/>
    <w:rsid w:val="00970D6E"/>
    <w:rsid w:val="009710ED"/>
    <w:rsid w:val="00971B0F"/>
    <w:rsid w:val="00971E28"/>
    <w:rsid w:val="009722E8"/>
    <w:rsid w:val="009747F5"/>
    <w:rsid w:val="009917A5"/>
    <w:rsid w:val="00992E5D"/>
    <w:rsid w:val="00993FB4"/>
    <w:rsid w:val="00994698"/>
    <w:rsid w:val="009A1DA9"/>
    <w:rsid w:val="009A22AE"/>
    <w:rsid w:val="009A4F35"/>
    <w:rsid w:val="009B58D4"/>
    <w:rsid w:val="009C542D"/>
    <w:rsid w:val="009D0770"/>
    <w:rsid w:val="009D3998"/>
    <w:rsid w:val="009D5E7C"/>
    <w:rsid w:val="009E0094"/>
    <w:rsid w:val="009E1E7B"/>
    <w:rsid w:val="009E5391"/>
    <w:rsid w:val="009F0BEE"/>
    <w:rsid w:val="009F4742"/>
    <w:rsid w:val="00A00567"/>
    <w:rsid w:val="00A00BE2"/>
    <w:rsid w:val="00A03676"/>
    <w:rsid w:val="00A1033E"/>
    <w:rsid w:val="00A10A65"/>
    <w:rsid w:val="00A132BB"/>
    <w:rsid w:val="00A17D75"/>
    <w:rsid w:val="00A2003D"/>
    <w:rsid w:val="00A262CC"/>
    <w:rsid w:val="00A40A03"/>
    <w:rsid w:val="00A42F2C"/>
    <w:rsid w:val="00A44240"/>
    <w:rsid w:val="00A53868"/>
    <w:rsid w:val="00A63383"/>
    <w:rsid w:val="00A6418B"/>
    <w:rsid w:val="00A71C3A"/>
    <w:rsid w:val="00A73F71"/>
    <w:rsid w:val="00A93707"/>
    <w:rsid w:val="00A96ABF"/>
    <w:rsid w:val="00AA0A7A"/>
    <w:rsid w:val="00AA1055"/>
    <w:rsid w:val="00AA5760"/>
    <w:rsid w:val="00AA6A21"/>
    <w:rsid w:val="00AA6B34"/>
    <w:rsid w:val="00AA6FBC"/>
    <w:rsid w:val="00AB022C"/>
    <w:rsid w:val="00AB731F"/>
    <w:rsid w:val="00AC0483"/>
    <w:rsid w:val="00AC0C82"/>
    <w:rsid w:val="00AD27BB"/>
    <w:rsid w:val="00AE1A93"/>
    <w:rsid w:val="00AE3F60"/>
    <w:rsid w:val="00AE7C4C"/>
    <w:rsid w:val="00AF50B1"/>
    <w:rsid w:val="00B00730"/>
    <w:rsid w:val="00B01243"/>
    <w:rsid w:val="00B0469A"/>
    <w:rsid w:val="00B04DF2"/>
    <w:rsid w:val="00B06F50"/>
    <w:rsid w:val="00B10032"/>
    <w:rsid w:val="00B14180"/>
    <w:rsid w:val="00B148DA"/>
    <w:rsid w:val="00B15317"/>
    <w:rsid w:val="00B17AAC"/>
    <w:rsid w:val="00B2398B"/>
    <w:rsid w:val="00B24A8D"/>
    <w:rsid w:val="00B25861"/>
    <w:rsid w:val="00B37098"/>
    <w:rsid w:val="00B401B7"/>
    <w:rsid w:val="00B404B1"/>
    <w:rsid w:val="00B41E9E"/>
    <w:rsid w:val="00B428F6"/>
    <w:rsid w:val="00B669F8"/>
    <w:rsid w:val="00B67307"/>
    <w:rsid w:val="00B7473E"/>
    <w:rsid w:val="00B808A8"/>
    <w:rsid w:val="00B90CB4"/>
    <w:rsid w:val="00BA294C"/>
    <w:rsid w:val="00BB15F9"/>
    <w:rsid w:val="00BB445F"/>
    <w:rsid w:val="00BC6144"/>
    <w:rsid w:val="00BD129E"/>
    <w:rsid w:val="00BD4265"/>
    <w:rsid w:val="00BD65BA"/>
    <w:rsid w:val="00BF3040"/>
    <w:rsid w:val="00C02A4E"/>
    <w:rsid w:val="00C065E4"/>
    <w:rsid w:val="00C119AF"/>
    <w:rsid w:val="00C11E14"/>
    <w:rsid w:val="00C152EE"/>
    <w:rsid w:val="00C17781"/>
    <w:rsid w:val="00C33D60"/>
    <w:rsid w:val="00C3478B"/>
    <w:rsid w:val="00C406EE"/>
    <w:rsid w:val="00C501B0"/>
    <w:rsid w:val="00C51971"/>
    <w:rsid w:val="00C52834"/>
    <w:rsid w:val="00C60512"/>
    <w:rsid w:val="00C60FF8"/>
    <w:rsid w:val="00C657B4"/>
    <w:rsid w:val="00C65D52"/>
    <w:rsid w:val="00C67B38"/>
    <w:rsid w:val="00C7619C"/>
    <w:rsid w:val="00C76FA7"/>
    <w:rsid w:val="00C801B3"/>
    <w:rsid w:val="00C80F7F"/>
    <w:rsid w:val="00C83D5C"/>
    <w:rsid w:val="00C965E2"/>
    <w:rsid w:val="00C96DC9"/>
    <w:rsid w:val="00CC1311"/>
    <w:rsid w:val="00CC76ED"/>
    <w:rsid w:val="00CD018A"/>
    <w:rsid w:val="00CD3EE9"/>
    <w:rsid w:val="00CD5CC9"/>
    <w:rsid w:val="00CD7999"/>
    <w:rsid w:val="00CE04BD"/>
    <w:rsid w:val="00CE2656"/>
    <w:rsid w:val="00CE7E78"/>
    <w:rsid w:val="00CF49DC"/>
    <w:rsid w:val="00D17B49"/>
    <w:rsid w:val="00D23D5E"/>
    <w:rsid w:val="00D26AEE"/>
    <w:rsid w:val="00D43968"/>
    <w:rsid w:val="00D45A2F"/>
    <w:rsid w:val="00D53A8B"/>
    <w:rsid w:val="00D53E67"/>
    <w:rsid w:val="00D55276"/>
    <w:rsid w:val="00D5555C"/>
    <w:rsid w:val="00D55752"/>
    <w:rsid w:val="00D60067"/>
    <w:rsid w:val="00D7025C"/>
    <w:rsid w:val="00D73C70"/>
    <w:rsid w:val="00D8057C"/>
    <w:rsid w:val="00D81390"/>
    <w:rsid w:val="00D918A7"/>
    <w:rsid w:val="00D947A5"/>
    <w:rsid w:val="00D97E53"/>
    <w:rsid w:val="00DA5105"/>
    <w:rsid w:val="00DA6A8B"/>
    <w:rsid w:val="00DB5543"/>
    <w:rsid w:val="00DC0721"/>
    <w:rsid w:val="00DC0F7C"/>
    <w:rsid w:val="00DC6866"/>
    <w:rsid w:val="00DD1B7F"/>
    <w:rsid w:val="00DD1EA1"/>
    <w:rsid w:val="00DD30E1"/>
    <w:rsid w:val="00DE0019"/>
    <w:rsid w:val="00DE4584"/>
    <w:rsid w:val="00DE4689"/>
    <w:rsid w:val="00DE4FF0"/>
    <w:rsid w:val="00DE60B2"/>
    <w:rsid w:val="00DF0CEB"/>
    <w:rsid w:val="00DF5847"/>
    <w:rsid w:val="00E00C5A"/>
    <w:rsid w:val="00E00DC0"/>
    <w:rsid w:val="00E02AB0"/>
    <w:rsid w:val="00E04960"/>
    <w:rsid w:val="00E1063F"/>
    <w:rsid w:val="00E330E9"/>
    <w:rsid w:val="00E35395"/>
    <w:rsid w:val="00E3582A"/>
    <w:rsid w:val="00E42976"/>
    <w:rsid w:val="00E43E97"/>
    <w:rsid w:val="00E51C49"/>
    <w:rsid w:val="00E520FC"/>
    <w:rsid w:val="00E536E4"/>
    <w:rsid w:val="00E5755F"/>
    <w:rsid w:val="00E60920"/>
    <w:rsid w:val="00E642E0"/>
    <w:rsid w:val="00E66354"/>
    <w:rsid w:val="00E66D7B"/>
    <w:rsid w:val="00E74DB9"/>
    <w:rsid w:val="00E76D9D"/>
    <w:rsid w:val="00E77FA4"/>
    <w:rsid w:val="00E844AC"/>
    <w:rsid w:val="00E91D05"/>
    <w:rsid w:val="00EA4F98"/>
    <w:rsid w:val="00EA669F"/>
    <w:rsid w:val="00ED01DA"/>
    <w:rsid w:val="00EE128D"/>
    <w:rsid w:val="00EE1654"/>
    <w:rsid w:val="00EF00A1"/>
    <w:rsid w:val="00EF1C62"/>
    <w:rsid w:val="00EF602A"/>
    <w:rsid w:val="00EF7430"/>
    <w:rsid w:val="00EF7E24"/>
    <w:rsid w:val="00F06711"/>
    <w:rsid w:val="00F13B0D"/>
    <w:rsid w:val="00F23DDA"/>
    <w:rsid w:val="00F25D4E"/>
    <w:rsid w:val="00F273A9"/>
    <w:rsid w:val="00F41AC4"/>
    <w:rsid w:val="00F42340"/>
    <w:rsid w:val="00F464DF"/>
    <w:rsid w:val="00F47B40"/>
    <w:rsid w:val="00F47DEE"/>
    <w:rsid w:val="00F511FF"/>
    <w:rsid w:val="00F544BC"/>
    <w:rsid w:val="00F6439B"/>
    <w:rsid w:val="00F65163"/>
    <w:rsid w:val="00F74A37"/>
    <w:rsid w:val="00F81401"/>
    <w:rsid w:val="00F8321B"/>
    <w:rsid w:val="00F846A3"/>
    <w:rsid w:val="00F90501"/>
    <w:rsid w:val="00F9311C"/>
    <w:rsid w:val="00F972E1"/>
    <w:rsid w:val="00FA039A"/>
    <w:rsid w:val="00FA5307"/>
    <w:rsid w:val="00FB354F"/>
    <w:rsid w:val="00FB4C59"/>
    <w:rsid w:val="00FC61F2"/>
    <w:rsid w:val="00FC67CF"/>
    <w:rsid w:val="00FC7312"/>
    <w:rsid w:val="00FD2E84"/>
    <w:rsid w:val="00FD55A1"/>
    <w:rsid w:val="00FD58CF"/>
    <w:rsid w:val="00FE1F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91B0B7"/>
  <w15:chartTrackingRefBased/>
  <w15:docId w15:val="{56491143-3A9B-483A-A86C-55F7A15EA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B737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B737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B737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B737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B737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B737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B737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B737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B737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737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0B737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B737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B7377"/>
    <w:rPr>
      <w:rFonts w:cstheme="majorBidi"/>
      <w:color w:val="0F4761" w:themeColor="accent1" w:themeShade="BF"/>
      <w:sz w:val="28"/>
      <w:szCs w:val="28"/>
    </w:rPr>
  </w:style>
  <w:style w:type="character" w:customStyle="1" w:styleId="50">
    <w:name w:val="标题 5 字符"/>
    <w:basedOn w:val="a0"/>
    <w:link w:val="5"/>
    <w:uiPriority w:val="9"/>
    <w:semiHidden/>
    <w:rsid w:val="000B7377"/>
    <w:rPr>
      <w:rFonts w:cstheme="majorBidi"/>
      <w:color w:val="0F4761" w:themeColor="accent1" w:themeShade="BF"/>
      <w:sz w:val="24"/>
      <w:szCs w:val="24"/>
    </w:rPr>
  </w:style>
  <w:style w:type="character" w:customStyle="1" w:styleId="60">
    <w:name w:val="标题 6 字符"/>
    <w:basedOn w:val="a0"/>
    <w:link w:val="6"/>
    <w:uiPriority w:val="9"/>
    <w:semiHidden/>
    <w:rsid w:val="000B7377"/>
    <w:rPr>
      <w:rFonts w:cstheme="majorBidi"/>
      <w:b/>
      <w:bCs/>
      <w:color w:val="0F4761" w:themeColor="accent1" w:themeShade="BF"/>
    </w:rPr>
  </w:style>
  <w:style w:type="character" w:customStyle="1" w:styleId="70">
    <w:name w:val="标题 7 字符"/>
    <w:basedOn w:val="a0"/>
    <w:link w:val="7"/>
    <w:uiPriority w:val="9"/>
    <w:semiHidden/>
    <w:rsid w:val="000B7377"/>
    <w:rPr>
      <w:rFonts w:cstheme="majorBidi"/>
      <w:b/>
      <w:bCs/>
      <w:color w:val="595959" w:themeColor="text1" w:themeTint="A6"/>
    </w:rPr>
  </w:style>
  <w:style w:type="character" w:customStyle="1" w:styleId="80">
    <w:name w:val="标题 8 字符"/>
    <w:basedOn w:val="a0"/>
    <w:link w:val="8"/>
    <w:uiPriority w:val="9"/>
    <w:semiHidden/>
    <w:rsid w:val="000B7377"/>
    <w:rPr>
      <w:rFonts w:cstheme="majorBidi"/>
      <w:color w:val="595959" w:themeColor="text1" w:themeTint="A6"/>
    </w:rPr>
  </w:style>
  <w:style w:type="character" w:customStyle="1" w:styleId="90">
    <w:name w:val="标题 9 字符"/>
    <w:basedOn w:val="a0"/>
    <w:link w:val="9"/>
    <w:uiPriority w:val="9"/>
    <w:semiHidden/>
    <w:rsid w:val="000B7377"/>
    <w:rPr>
      <w:rFonts w:eastAsiaTheme="majorEastAsia" w:cstheme="majorBidi"/>
      <w:color w:val="595959" w:themeColor="text1" w:themeTint="A6"/>
    </w:rPr>
  </w:style>
  <w:style w:type="paragraph" w:styleId="a3">
    <w:name w:val="Title"/>
    <w:basedOn w:val="a"/>
    <w:next w:val="a"/>
    <w:link w:val="a4"/>
    <w:uiPriority w:val="10"/>
    <w:qFormat/>
    <w:rsid w:val="000B737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B737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737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B737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B7377"/>
    <w:pPr>
      <w:spacing w:before="160" w:after="160"/>
      <w:jc w:val="center"/>
    </w:pPr>
    <w:rPr>
      <w:i/>
      <w:iCs/>
      <w:color w:val="404040" w:themeColor="text1" w:themeTint="BF"/>
    </w:rPr>
  </w:style>
  <w:style w:type="character" w:customStyle="1" w:styleId="a8">
    <w:name w:val="引用 字符"/>
    <w:basedOn w:val="a0"/>
    <w:link w:val="a7"/>
    <w:uiPriority w:val="29"/>
    <w:rsid w:val="000B7377"/>
    <w:rPr>
      <w:i/>
      <w:iCs/>
      <w:color w:val="404040" w:themeColor="text1" w:themeTint="BF"/>
    </w:rPr>
  </w:style>
  <w:style w:type="paragraph" w:styleId="a9">
    <w:name w:val="List Paragraph"/>
    <w:basedOn w:val="a"/>
    <w:uiPriority w:val="34"/>
    <w:qFormat/>
    <w:rsid w:val="000B7377"/>
    <w:pPr>
      <w:ind w:left="720"/>
      <w:contextualSpacing/>
    </w:pPr>
  </w:style>
  <w:style w:type="character" w:styleId="aa">
    <w:name w:val="Intense Emphasis"/>
    <w:basedOn w:val="a0"/>
    <w:uiPriority w:val="21"/>
    <w:qFormat/>
    <w:rsid w:val="000B7377"/>
    <w:rPr>
      <w:i/>
      <w:iCs/>
      <w:color w:val="0F4761" w:themeColor="accent1" w:themeShade="BF"/>
    </w:rPr>
  </w:style>
  <w:style w:type="paragraph" w:styleId="ab">
    <w:name w:val="Intense Quote"/>
    <w:basedOn w:val="a"/>
    <w:next w:val="a"/>
    <w:link w:val="ac"/>
    <w:uiPriority w:val="30"/>
    <w:qFormat/>
    <w:rsid w:val="000B73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B7377"/>
    <w:rPr>
      <w:i/>
      <w:iCs/>
      <w:color w:val="0F4761" w:themeColor="accent1" w:themeShade="BF"/>
    </w:rPr>
  </w:style>
  <w:style w:type="character" w:styleId="ad">
    <w:name w:val="Intense Reference"/>
    <w:basedOn w:val="a0"/>
    <w:uiPriority w:val="32"/>
    <w:qFormat/>
    <w:rsid w:val="000B7377"/>
    <w:rPr>
      <w:b/>
      <w:bCs/>
      <w:smallCaps/>
      <w:color w:val="0F4761" w:themeColor="accent1" w:themeShade="BF"/>
      <w:spacing w:val="5"/>
    </w:rPr>
  </w:style>
  <w:style w:type="paragraph" w:styleId="ae">
    <w:name w:val="header"/>
    <w:basedOn w:val="a"/>
    <w:link w:val="af"/>
    <w:uiPriority w:val="99"/>
    <w:unhideWhenUsed/>
    <w:rsid w:val="00164388"/>
    <w:pPr>
      <w:tabs>
        <w:tab w:val="center" w:pos="4153"/>
        <w:tab w:val="right" w:pos="8306"/>
      </w:tabs>
      <w:snapToGrid w:val="0"/>
      <w:jc w:val="center"/>
    </w:pPr>
    <w:rPr>
      <w:sz w:val="18"/>
      <w:szCs w:val="18"/>
    </w:rPr>
  </w:style>
  <w:style w:type="character" w:customStyle="1" w:styleId="af">
    <w:name w:val="页眉 字符"/>
    <w:basedOn w:val="a0"/>
    <w:link w:val="ae"/>
    <w:uiPriority w:val="99"/>
    <w:rsid w:val="00164388"/>
    <w:rPr>
      <w:sz w:val="18"/>
      <w:szCs w:val="18"/>
    </w:rPr>
  </w:style>
  <w:style w:type="paragraph" w:styleId="af0">
    <w:name w:val="footer"/>
    <w:basedOn w:val="a"/>
    <w:link w:val="af1"/>
    <w:uiPriority w:val="99"/>
    <w:unhideWhenUsed/>
    <w:rsid w:val="00164388"/>
    <w:pPr>
      <w:tabs>
        <w:tab w:val="center" w:pos="4153"/>
        <w:tab w:val="right" w:pos="8306"/>
      </w:tabs>
      <w:snapToGrid w:val="0"/>
      <w:jc w:val="left"/>
    </w:pPr>
    <w:rPr>
      <w:sz w:val="18"/>
      <w:szCs w:val="18"/>
    </w:rPr>
  </w:style>
  <w:style w:type="character" w:customStyle="1" w:styleId="af1">
    <w:name w:val="页脚 字符"/>
    <w:basedOn w:val="a0"/>
    <w:link w:val="af0"/>
    <w:uiPriority w:val="99"/>
    <w:rsid w:val="00164388"/>
    <w:rPr>
      <w:sz w:val="18"/>
      <w:szCs w:val="18"/>
    </w:rPr>
  </w:style>
  <w:style w:type="character" w:customStyle="1" w:styleId="MTEquationSection">
    <w:name w:val="MTEquationSection"/>
    <w:basedOn w:val="a0"/>
    <w:rsid w:val="007A192A"/>
    <w:rPr>
      <w:vanish/>
      <w:color w:val="FF0000"/>
    </w:rPr>
  </w:style>
  <w:style w:type="table" w:styleId="af2">
    <w:name w:val="Table Grid"/>
    <w:basedOn w:val="a1"/>
    <w:uiPriority w:val="39"/>
    <w:rsid w:val="00813A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1">
    <w:name w:val="Plain Table 3"/>
    <w:basedOn w:val="a1"/>
    <w:uiPriority w:val="43"/>
    <w:rsid w:val="00813A4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1">
    <w:name w:val="Plain Table 4"/>
    <w:basedOn w:val="a1"/>
    <w:uiPriority w:val="44"/>
    <w:rsid w:val="00813A4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Plain Table 5"/>
    <w:basedOn w:val="a1"/>
    <w:uiPriority w:val="45"/>
    <w:rsid w:val="00813A4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21">
    <w:name w:val="Plain Table 2"/>
    <w:basedOn w:val="a1"/>
    <w:uiPriority w:val="42"/>
    <w:rsid w:val="00813A4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f3">
    <w:name w:val="annotation reference"/>
    <w:basedOn w:val="a0"/>
    <w:uiPriority w:val="99"/>
    <w:semiHidden/>
    <w:unhideWhenUsed/>
    <w:qFormat/>
    <w:rsid w:val="00994698"/>
    <w:rPr>
      <w:sz w:val="21"/>
      <w:szCs w:val="21"/>
    </w:rPr>
  </w:style>
  <w:style w:type="paragraph" w:styleId="af4">
    <w:name w:val="annotation text"/>
    <w:basedOn w:val="a"/>
    <w:link w:val="af5"/>
    <w:uiPriority w:val="99"/>
    <w:unhideWhenUsed/>
    <w:rsid w:val="00994698"/>
    <w:pPr>
      <w:jc w:val="left"/>
    </w:pPr>
  </w:style>
  <w:style w:type="character" w:customStyle="1" w:styleId="af5">
    <w:name w:val="批注文字 字符"/>
    <w:basedOn w:val="a0"/>
    <w:link w:val="af4"/>
    <w:uiPriority w:val="99"/>
    <w:rsid w:val="00994698"/>
  </w:style>
  <w:style w:type="paragraph" w:styleId="af6">
    <w:name w:val="annotation subject"/>
    <w:basedOn w:val="af4"/>
    <w:next w:val="af4"/>
    <w:link w:val="af7"/>
    <w:uiPriority w:val="99"/>
    <w:semiHidden/>
    <w:unhideWhenUsed/>
    <w:rsid w:val="00994698"/>
    <w:rPr>
      <w:b/>
      <w:bCs/>
    </w:rPr>
  </w:style>
  <w:style w:type="character" w:customStyle="1" w:styleId="af7">
    <w:name w:val="批注主题 字符"/>
    <w:basedOn w:val="af5"/>
    <w:link w:val="af6"/>
    <w:uiPriority w:val="99"/>
    <w:semiHidden/>
    <w:rsid w:val="00994698"/>
    <w:rPr>
      <w:b/>
      <w:bCs/>
    </w:rPr>
  </w:style>
  <w:style w:type="table" w:styleId="61">
    <w:name w:val="List Table 6 Colorful"/>
    <w:basedOn w:val="a1"/>
    <w:uiPriority w:val="51"/>
    <w:rsid w:val="003F200D"/>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af8">
    <w:name w:val="Revision"/>
    <w:hidden/>
    <w:uiPriority w:val="99"/>
    <w:semiHidden/>
    <w:rsid w:val="003C03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3366792">
      <w:bodyDiv w:val="1"/>
      <w:marLeft w:val="0"/>
      <w:marRight w:val="0"/>
      <w:marTop w:val="0"/>
      <w:marBottom w:val="0"/>
      <w:divBdr>
        <w:top w:val="none" w:sz="0" w:space="0" w:color="auto"/>
        <w:left w:val="none" w:sz="0" w:space="0" w:color="auto"/>
        <w:bottom w:val="none" w:sz="0" w:space="0" w:color="auto"/>
        <w:right w:val="none" w:sz="0" w:space="0" w:color="auto"/>
      </w:divBdr>
      <w:divsChild>
        <w:div w:id="1834183342">
          <w:marLeft w:val="0"/>
          <w:marRight w:val="0"/>
          <w:marTop w:val="0"/>
          <w:marBottom w:val="0"/>
          <w:divBdr>
            <w:top w:val="none" w:sz="0" w:space="0" w:color="auto"/>
            <w:left w:val="none" w:sz="0" w:space="0" w:color="auto"/>
            <w:bottom w:val="none" w:sz="0" w:space="0" w:color="auto"/>
            <w:right w:val="none" w:sz="0" w:space="0" w:color="auto"/>
          </w:divBdr>
          <w:divsChild>
            <w:div w:id="839320712">
              <w:marLeft w:val="0"/>
              <w:marRight w:val="0"/>
              <w:marTop w:val="0"/>
              <w:marBottom w:val="0"/>
              <w:divBdr>
                <w:top w:val="none" w:sz="0" w:space="0" w:color="auto"/>
                <w:left w:val="none" w:sz="0" w:space="0" w:color="auto"/>
                <w:bottom w:val="none" w:sz="0" w:space="0" w:color="auto"/>
                <w:right w:val="none" w:sz="0" w:space="0" w:color="auto"/>
              </w:divBdr>
              <w:divsChild>
                <w:div w:id="113250687">
                  <w:marLeft w:val="0"/>
                  <w:marRight w:val="0"/>
                  <w:marTop w:val="0"/>
                  <w:marBottom w:val="0"/>
                  <w:divBdr>
                    <w:top w:val="none" w:sz="0" w:space="0" w:color="auto"/>
                    <w:left w:val="none" w:sz="0" w:space="0" w:color="auto"/>
                    <w:bottom w:val="none" w:sz="0" w:space="0" w:color="auto"/>
                    <w:right w:val="none" w:sz="0" w:space="0" w:color="auto"/>
                  </w:divBdr>
                  <w:divsChild>
                    <w:div w:id="48752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294778">
          <w:marLeft w:val="0"/>
          <w:marRight w:val="0"/>
          <w:marTop w:val="0"/>
          <w:marBottom w:val="0"/>
          <w:divBdr>
            <w:top w:val="none" w:sz="0" w:space="0" w:color="auto"/>
            <w:left w:val="none" w:sz="0" w:space="0" w:color="auto"/>
            <w:bottom w:val="none" w:sz="0" w:space="0" w:color="auto"/>
            <w:right w:val="none" w:sz="0" w:space="0" w:color="auto"/>
          </w:divBdr>
          <w:divsChild>
            <w:div w:id="1022121802">
              <w:marLeft w:val="0"/>
              <w:marRight w:val="0"/>
              <w:marTop w:val="0"/>
              <w:marBottom w:val="0"/>
              <w:divBdr>
                <w:top w:val="none" w:sz="0" w:space="0" w:color="auto"/>
                <w:left w:val="none" w:sz="0" w:space="0" w:color="auto"/>
                <w:bottom w:val="none" w:sz="0" w:space="0" w:color="auto"/>
                <w:right w:val="none" w:sz="0" w:space="0" w:color="auto"/>
              </w:divBdr>
              <w:divsChild>
                <w:div w:id="1241796335">
                  <w:marLeft w:val="0"/>
                  <w:marRight w:val="0"/>
                  <w:marTop w:val="0"/>
                  <w:marBottom w:val="0"/>
                  <w:divBdr>
                    <w:top w:val="none" w:sz="0" w:space="0" w:color="auto"/>
                    <w:left w:val="none" w:sz="0" w:space="0" w:color="auto"/>
                    <w:bottom w:val="none" w:sz="0" w:space="0" w:color="auto"/>
                    <w:right w:val="none" w:sz="0" w:space="0" w:color="auto"/>
                  </w:divBdr>
                  <w:divsChild>
                    <w:div w:id="89189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119756">
      <w:bodyDiv w:val="1"/>
      <w:marLeft w:val="0"/>
      <w:marRight w:val="0"/>
      <w:marTop w:val="0"/>
      <w:marBottom w:val="0"/>
      <w:divBdr>
        <w:top w:val="none" w:sz="0" w:space="0" w:color="auto"/>
        <w:left w:val="none" w:sz="0" w:space="0" w:color="auto"/>
        <w:bottom w:val="none" w:sz="0" w:space="0" w:color="auto"/>
        <w:right w:val="none" w:sz="0" w:space="0" w:color="auto"/>
      </w:divBdr>
    </w:div>
    <w:div w:id="1059521545">
      <w:bodyDiv w:val="1"/>
      <w:marLeft w:val="0"/>
      <w:marRight w:val="0"/>
      <w:marTop w:val="0"/>
      <w:marBottom w:val="0"/>
      <w:divBdr>
        <w:top w:val="none" w:sz="0" w:space="0" w:color="auto"/>
        <w:left w:val="none" w:sz="0" w:space="0" w:color="auto"/>
        <w:bottom w:val="none" w:sz="0" w:space="0" w:color="auto"/>
        <w:right w:val="none" w:sz="0" w:space="0" w:color="auto"/>
      </w:divBdr>
    </w:div>
    <w:div w:id="1184901386">
      <w:bodyDiv w:val="1"/>
      <w:marLeft w:val="0"/>
      <w:marRight w:val="0"/>
      <w:marTop w:val="0"/>
      <w:marBottom w:val="0"/>
      <w:divBdr>
        <w:top w:val="none" w:sz="0" w:space="0" w:color="auto"/>
        <w:left w:val="none" w:sz="0" w:space="0" w:color="auto"/>
        <w:bottom w:val="none" w:sz="0" w:space="0" w:color="auto"/>
        <w:right w:val="none" w:sz="0" w:space="0" w:color="auto"/>
      </w:divBdr>
    </w:div>
    <w:div w:id="1450398737">
      <w:bodyDiv w:val="1"/>
      <w:marLeft w:val="0"/>
      <w:marRight w:val="0"/>
      <w:marTop w:val="0"/>
      <w:marBottom w:val="0"/>
      <w:divBdr>
        <w:top w:val="none" w:sz="0" w:space="0" w:color="auto"/>
        <w:left w:val="none" w:sz="0" w:space="0" w:color="auto"/>
        <w:bottom w:val="none" w:sz="0" w:space="0" w:color="auto"/>
        <w:right w:val="none" w:sz="0" w:space="0" w:color="auto"/>
      </w:divBdr>
    </w:div>
    <w:div w:id="1718703266">
      <w:bodyDiv w:val="1"/>
      <w:marLeft w:val="0"/>
      <w:marRight w:val="0"/>
      <w:marTop w:val="0"/>
      <w:marBottom w:val="0"/>
      <w:divBdr>
        <w:top w:val="none" w:sz="0" w:space="0" w:color="auto"/>
        <w:left w:val="none" w:sz="0" w:space="0" w:color="auto"/>
        <w:bottom w:val="none" w:sz="0" w:space="0" w:color="auto"/>
        <w:right w:val="none" w:sz="0" w:space="0" w:color="auto"/>
      </w:divBdr>
    </w:div>
    <w:div w:id="1925652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oleObject" Target="embeddings/oleObject2.bin"/><Relationship Id="rId26" Type="http://schemas.openxmlformats.org/officeDocument/2006/relationships/oleObject" Target="embeddings/oleObject5.bin"/><Relationship Id="rId39" Type="http://schemas.openxmlformats.org/officeDocument/2006/relationships/theme" Target="theme/theme1.xml"/><Relationship Id="rId21" Type="http://schemas.openxmlformats.org/officeDocument/2006/relationships/image" Target="media/image7.png"/><Relationship Id="rId34"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5.wmf"/><Relationship Id="rId25" Type="http://schemas.openxmlformats.org/officeDocument/2006/relationships/image" Target="media/image10.wmf"/><Relationship Id="rId33" Type="http://schemas.openxmlformats.org/officeDocument/2006/relationships/oleObject" Target="embeddings/oleObject10.bin"/><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image" Target="media/image6.png"/><Relationship Id="rId29" Type="http://schemas.openxmlformats.org/officeDocument/2006/relationships/image" Target="media/image12.wmf"/><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oleObject" Target="embeddings/oleObject4.bin"/><Relationship Id="rId32" Type="http://schemas.openxmlformats.org/officeDocument/2006/relationships/oleObject" Target="embeddings/oleObject9.bin"/><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image" Target="media/image9.wmf"/><Relationship Id="rId28" Type="http://schemas.openxmlformats.org/officeDocument/2006/relationships/oleObject" Target="embeddings/oleObject6.bin"/><Relationship Id="rId36" Type="http://schemas.openxmlformats.org/officeDocument/2006/relationships/image" Target="media/image15.png"/><Relationship Id="rId10" Type="http://schemas.microsoft.com/office/2016/09/relationships/commentsIds" Target="commentsIds.xml"/><Relationship Id="rId19" Type="http://schemas.openxmlformats.org/officeDocument/2006/relationships/oleObject" Target="embeddings/oleObject3.bin"/><Relationship Id="rId31" Type="http://schemas.openxmlformats.org/officeDocument/2006/relationships/oleObject" Target="embeddings/oleObject8.bin"/><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image" Target="media/image11.wmf"/><Relationship Id="rId30" Type="http://schemas.openxmlformats.org/officeDocument/2006/relationships/oleObject" Target="embeddings/oleObject7.bin"/><Relationship Id="rId35" Type="http://schemas.openxmlformats.org/officeDocument/2006/relationships/image" Target="media/image14.png"/><Relationship Id="rId8" Type="http://schemas.openxmlformats.org/officeDocument/2006/relationships/comments" Target="comments.xml"/><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6EE38E-5C0A-4BCF-B93B-6A70B1171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3697</TotalTime>
  <Pages>23</Pages>
  <Words>4142</Words>
  <Characters>23610</Characters>
  <Application>Microsoft Office Word</Application>
  <DocSecurity>0</DocSecurity>
  <Lines>196</Lines>
  <Paragraphs>55</Paragraphs>
  <ScaleCrop>false</ScaleCrop>
  <Company/>
  <LinksUpToDate>false</LinksUpToDate>
  <CharactersWithSpaces>27697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ab012</dc:creator>
  <cp:keywords/>
  <dc:description/>
  <cp:lastModifiedBy>II Carie</cp:lastModifiedBy>
  <cp:revision>43</cp:revision>
  <dcterms:created xsi:type="dcterms:W3CDTF">2024-10-15T11:38:00Z</dcterms:created>
  <dcterms:modified xsi:type="dcterms:W3CDTF">2024-11-04T07:40:00Z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ies>
</file>